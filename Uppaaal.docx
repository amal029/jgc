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Pr="00840815" w:rsidRDefault="00BE0F8D">
      <w:pPr>
        <w:pStyle w:val="papersubtitle"/>
        <w:rPr>
          <w:lang w:eastAsia="zh-CN"/>
        </w:rPr>
      </w:pPr>
      <w:bookmarkStart w:id="0" w:name="_GoBack"/>
      <w:bookmarkEnd w:id="0"/>
      <w:r>
        <w:rPr>
          <w:rFonts w:eastAsia="MS Mincho"/>
          <w:sz w:val="48"/>
          <w:szCs w:val="48"/>
        </w:rPr>
        <w:t xml:space="preserve">Worst-Case </w:t>
      </w:r>
      <w:r>
        <w:rPr>
          <w:rFonts w:hint="eastAsia"/>
          <w:sz w:val="48"/>
          <w:szCs w:val="48"/>
          <w:lang w:eastAsia="zh-CN"/>
        </w:rPr>
        <w:t>Reaction</w:t>
      </w:r>
      <w:r w:rsidRPr="00BE0F8D">
        <w:rPr>
          <w:rFonts w:eastAsia="MS Mincho"/>
          <w:sz w:val="48"/>
          <w:szCs w:val="48"/>
        </w:rPr>
        <w:t xml:space="preserve"> Time analysis of </w:t>
      </w:r>
      <w:del w:id="1" w:author="Avinash" w:date="2014-04-05T11:11:00Z">
        <w:r w:rsidR="00521793" w:rsidDel="00BF02F7">
          <w:rPr>
            <w:rFonts w:hint="eastAsia"/>
            <w:sz w:val="48"/>
            <w:szCs w:val="48"/>
            <w:lang w:eastAsia="zh-CN"/>
          </w:rPr>
          <w:delText xml:space="preserve">SystemJ </w:delText>
        </w:r>
      </w:del>
      <w:r>
        <w:rPr>
          <w:rFonts w:hint="eastAsia"/>
          <w:sz w:val="48"/>
          <w:szCs w:val="48"/>
          <w:lang w:eastAsia="zh-CN"/>
        </w:rPr>
        <w:t xml:space="preserve">GALS </w:t>
      </w:r>
      <w:r w:rsidR="00521793">
        <w:rPr>
          <w:rFonts w:eastAsia="MS Mincho"/>
          <w:sz w:val="48"/>
          <w:szCs w:val="48"/>
        </w:rPr>
        <w:t>Program</w:t>
      </w:r>
      <w:ins w:id="2" w:author="Avinash" w:date="2014-04-05T11:11:00Z">
        <w:r w:rsidR="002C1E08">
          <w:rPr>
            <w:rFonts w:eastAsia="MS Mincho"/>
            <w:sz w:val="48"/>
            <w:szCs w:val="48"/>
          </w:rPr>
          <w:t>s</w:t>
        </w:r>
      </w:ins>
    </w:p>
    <w:p w:rsidR="008A55B5" w:rsidRDefault="008A55B5">
      <w:pPr>
        <w:rPr>
          <w:rFonts w:eastAsia="MS Mincho"/>
        </w:rPr>
      </w:pPr>
    </w:p>
    <w:p w:rsidR="00DA6C8B" w:rsidRDefault="00DA6C8B" w:rsidP="00DA6C8B">
      <w:pPr>
        <w:rPr>
          <w:rFonts w:eastAsia="MS Mincho"/>
        </w:rPr>
        <w:sectPr w:rsidR="00DA6C8B" w:rsidSect="006C4648">
          <w:type w:val="continuous"/>
          <w:pgSz w:w="11909" w:h="16834" w:code="9"/>
          <w:pgMar w:top="1080" w:right="734" w:bottom="2434" w:left="734" w:header="720" w:footer="720" w:gutter="0"/>
          <w:cols w:space="720"/>
          <w:docGrid w:linePitch="360"/>
        </w:sectPr>
      </w:pPr>
    </w:p>
    <w:p w:rsidR="008A55B5" w:rsidRDefault="008A55B5">
      <w:pPr>
        <w:pStyle w:val="Author"/>
        <w:rPr>
          <w:rFonts w:eastAsia="MS Mincho"/>
        </w:rPr>
      </w:pPr>
      <w:r>
        <w:rPr>
          <w:rFonts w:eastAsia="MS Mincho"/>
        </w:rPr>
        <w:lastRenderedPageBreak/>
        <w:t>Authors Name/s per 1st Affiliation (</w:t>
      </w:r>
      <w:r w:rsidRPr="0097508D">
        <w:rPr>
          <w:rFonts w:eastAsia="MS Mincho"/>
          <w:i/>
        </w:rPr>
        <w:t>Author</w:t>
      </w:r>
      <w:r>
        <w:rPr>
          <w:rFonts w:eastAsia="MS Mincho"/>
        </w:rPr>
        <w:t>)</w:t>
      </w:r>
    </w:p>
    <w:p w:rsidR="008A55B5" w:rsidRDefault="008A55B5">
      <w:pPr>
        <w:pStyle w:val="Affiliation"/>
        <w:rPr>
          <w:rFonts w:eastAsia="MS Mincho"/>
        </w:rPr>
      </w:pPr>
      <w:proofErr w:type="gramStart"/>
      <w:r>
        <w:rPr>
          <w:rFonts w:eastAsia="MS Mincho"/>
        </w:rPr>
        <w:t>line</w:t>
      </w:r>
      <w:proofErr w:type="gramEnd"/>
      <w:r>
        <w:rPr>
          <w:rFonts w:eastAsia="MS Mincho"/>
        </w:rPr>
        <w:t xml:space="preserve"> 1 (of </w:t>
      </w:r>
      <w:r w:rsidRPr="0097508D">
        <w:rPr>
          <w:rFonts w:eastAsia="MS Mincho"/>
          <w:i/>
        </w:rPr>
        <w:t>Affiliation</w:t>
      </w:r>
      <w:r>
        <w:rPr>
          <w:rFonts w:eastAsia="MS Mincho"/>
        </w:rPr>
        <w:t>): dept. name of organization</w:t>
      </w:r>
    </w:p>
    <w:p w:rsidR="008A55B5" w:rsidRDefault="008A55B5">
      <w:pPr>
        <w:pStyle w:val="Affiliation"/>
        <w:rPr>
          <w:rFonts w:eastAsia="MS Mincho"/>
        </w:rPr>
      </w:pPr>
      <w:proofErr w:type="gramStart"/>
      <w:r>
        <w:rPr>
          <w:rFonts w:eastAsia="MS Mincho"/>
        </w:rPr>
        <w:t>line</w:t>
      </w:r>
      <w:proofErr w:type="gramEnd"/>
      <w:r>
        <w:rPr>
          <w:rFonts w:eastAsia="MS Mincho"/>
        </w:rPr>
        <w:t xml:space="preserve"> 2-name of organization, acronyms acceptable</w:t>
      </w:r>
    </w:p>
    <w:p w:rsidR="008A55B5" w:rsidRDefault="008A55B5">
      <w:pPr>
        <w:pStyle w:val="Affiliation"/>
        <w:rPr>
          <w:rFonts w:eastAsia="MS Mincho"/>
        </w:rPr>
      </w:pPr>
      <w:proofErr w:type="gramStart"/>
      <w:r>
        <w:rPr>
          <w:rFonts w:eastAsia="MS Mincho"/>
        </w:rPr>
        <w:t>line</w:t>
      </w:r>
      <w:proofErr w:type="gramEnd"/>
      <w:r>
        <w:rPr>
          <w:rFonts w:eastAsia="MS Mincho"/>
        </w:rPr>
        <w:t xml:space="preserve"> 3-City, Country</w:t>
      </w:r>
    </w:p>
    <w:p w:rsidR="008A55B5" w:rsidRDefault="008A55B5">
      <w:pPr>
        <w:pStyle w:val="Affiliation"/>
        <w:rPr>
          <w:rFonts w:eastAsia="MS Mincho"/>
        </w:rPr>
      </w:pPr>
      <w:proofErr w:type="gramStart"/>
      <w:r>
        <w:rPr>
          <w:rFonts w:eastAsia="MS Mincho"/>
        </w:rPr>
        <w:t>line</w:t>
      </w:r>
      <w:proofErr w:type="gramEnd"/>
      <w:r>
        <w:rPr>
          <w:rFonts w:eastAsia="MS Mincho"/>
        </w:rPr>
        <w:t xml:space="preserve"> 4-e-mail address if desired</w:t>
      </w:r>
    </w:p>
    <w:p w:rsidR="008A55B5" w:rsidRDefault="008A55B5">
      <w:pPr>
        <w:pStyle w:val="Author"/>
        <w:rPr>
          <w:rFonts w:eastAsia="MS Mincho"/>
        </w:rPr>
      </w:pPr>
      <w:r>
        <w:rPr>
          <w:rFonts w:eastAsia="MS Mincho"/>
        </w:rPr>
        <w:lastRenderedPageBreak/>
        <w:t>Authors Name/s per 2nd Affiliation (</w:t>
      </w:r>
      <w:r w:rsidRPr="0097508D">
        <w:rPr>
          <w:rFonts w:eastAsia="MS Mincho"/>
          <w:i/>
        </w:rPr>
        <w:t>Author</w:t>
      </w:r>
      <w:r>
        <w:rPr>
          <w:rFonts w:eastAsia="MS Mincho"/>
        </w:rPr>
        <w:t>)</w:t>
      </w:r>
    </w:p>
    <w:p w:rsidR="008A55B5" w:rsidRDefault="008A55B5">
      <w:pPr>
        <w:pStyle w:val="Affiliation"/>
        <w:rPr>
          <w:rFonts w:eastAsia="MS Mincho"/>
        </w:rPr>
      </w:pPr>
      <w:proofErr w:type="gramStart"/>
      <w:r>
        <w:rPr>
          <w:rFonts w:eastAsia="MS Mincho"/>
        </w:rPr>
        <w:t>line</w:t>
      </w:r>
      <w:proofErr w:type="gramEnd"/>
      <w:r>
        <w:rPr>
          <w:rFonts w:eastAsia="MS Mincho"/>
        </w:rPr>
        <w:t xml:space="preserve"> 1 (of </w:t>
      </w:r>
      <w:r w:rsidRPr="0097508D">
        <w:rPr>
          <w:rFonts w:eastAsia="MS Mincho"/>
          <w:i/>
        </w:rPr>
        <w:t>Affiliation</w:t>
      </w:r>
      <w:r>
        <w:rPr>
          <w:rFonts w:eastAsia="MS Mincho"/>
        </w:rPr>
        <w:t>): dept. name of organization</w:t>
      </w:r>
    </w:p>
    <w:p w:rsidR="008A55B5" w:rsidRDefault="008A55B5">
      <w:pPr>
        <w:pStyle w:val="Affiliation"/>
        <w:rPr>
          <w:rFonts w:eastAsia="MS Mincho"/>
        </w:rPr>
      </w:pPr>
      <w:proofErr w:type="gramStart"/>
      <w:r>
        <w:rPr>
          <w:rFonts w:eastAsia="MS Mincho"/>
        </w:rPr>
        <w:t>line</w:t>
      </w:r>
      <w:proofErr w:type="gramEnd"/>
      <w:r>
        <w:rPr>
          <w:rFonts w:eastAsia="MS Mincho"/>
        </w:rPr>
        <w:t xml:space="preserve"> 2-name of organization, acronyms acceptable</w:t>
      </w:r>
    </w:p>
    <w:p w:rsidR="008A55B5" w:rsidRDefault="008A55B5">
      <w:pPr>
        <w:pStyle w:val="Affiliation"/>
        <w:rPr>
          <w:rFonts w:eastAsia="MS Mincho"/>
        </w:rPr>
      </w:pPr>
      <w:proofErr w:type="gramStart"/>
      <w:r>
        <w:rPr>
          <w:rFonts w:eastAsia="MS Mincho"/>
        </w:rPr>
        <w:t>line</w:t>
      </w:r>
      <w:proofErr w:type="gramEnd"/>
      <w:r>
        <w:rPr>
          <w:rFonts w:eastAsia="MS Mincho"/>
        </w:rPr>
        <w:t xml:space="preserve"> 3-City, Country</w:t>
      </w:r>
    </w:p>
    <w:p w:rsidR="008A55B5" w:rsidRDefault="008A55B5">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proofErr w:type="gramStart"/>
      <w:r>
        <w:rPr>
          <w:rFonts w:eastAsia="MS Mincho"/>
        </w:rPr>
        <w:t>line</w:t>
      </w:r>
      <w:proofErr w:type="gramEnd"/>
      <w:r>
        <w:rPr>
          <w:rFonts w:eastAsia="MS Mincho"/>
        </w:rPr>
        <w:t xml:space="preserve"> 4-e-mail address if desired</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lastRenderedPageBreak/>
        <w:t>Abstract</w:t>
      </w:r>
      <w:r>
        <w:rPr>
          <w:rFonts w:eastAsia="MS Mincho"/>
        </w:rPr>
        <w:t>—</w:t>
      </w:r>
      <w:del w:id="3" w:author="Avinash" w:date="2014-04-05T10:08:00Z">
        <w:r w:rsidR="0097508D" w:rsidRPr="0097508D" w:rsidDel="00591018">
          <w:delText>This electronic document is a “live</w:delText>
        </w:r>
        <w:r w:rsidR="004445B3" w:rsidDel="00591018">
          <w:delText>”</w:delText>
        </w:r>
        <w:r w:rsidR="0097508D" w:rsidRPr="0097508D" w:rsidDel="00591018">
          <w:delText xml:space="preserve"> template and already defines the components of your paper [title, text, heads, etc.] in its style sheet.</w:delText>
        </w:r>
      </w:del>
      <w:r w:rsidR="0097508D" w:rsidRPr="0097508D">
        <w:t xml:space="preserve"> </w:t>
      </w:r>
    </w:p>
    <w:p w:rsidR="008A55B5" w:rsidRDefault="0072064C">
      <w:pPr>
        <w:pStyle w:val="keywords"/>
        <w:rPr>
          <w:rFonts w:eastAsia="MS Mincho"/>
        </w:rPr>
      </w:pPr>
      <w:r>
        <w:rPr>
          <w:rFonts w:eastAsia="MS Mincho"/>
        </w:rPr>
        <w:t>Keywords—</w:t>
      </w:r>
      <w:del w:id="4" w:author="Avinash" w:date="2014-04-05T10:08:00Z">
        <w:r w:rsidR="008A55B5" w:rsidDel="00591018">
          <w:rPr>
            <w:rFonts w:eastAsia="MS Mincho"/>
          </w:rPr>
          <w:delText>component; formatting; style; styling; insert (key words)</w:delText>
        </w:r>
      </w:del>
    </w:p>
    <w:p w:rsidR="008A55B5" w:rsidRDefault="002A0403">
      <w:pPr>
        <w:pStyle w:val="Heading1"/>
        <w:rPr>
          <w:rFonts w:eastAsia="MS Mincho"/>
        </w:rPr>
      </w:pPr>
      <w:r>
        <w:rPr>
          <w:rFonts w:eastAsia="MS Mincho"/>
        </w:rPr>
        <w:t xml:space="preserve"> Introduction</w:t>
      </w:r>
    </w:p>
    <w:p w:rsidR="00FA4855" w:rsidDel="00785FB0" w:rsidRDefault="00FA4855" w:rsidP="00FA4855">
      <w:pPr>
        <w:pStyle w:val="BodyText"/>
        <w:rPr>
          <w:del w:id="5" w:author="Avinash" w:date="2014-04-05T10:06:00Z"/>
        </w:rPr>
      </w:pPr>
      <w:del w:id="6" w:author="Avinash" w:date="2014-04-05T10:06:00Z">
        <w:r w:rsidDel="00785FB0">
          <w:delText>Embedded systems have become increasingly complex and ubiquitous over the past few decades, widely infiltrating into nearly every aspect of human activity. Most embedded systems are bound by real-time constraints. Typical real-time embedded applications range from industrial automation, process control and medical devices to automotive electronics, avionics and flight control. In a real-time embedded system the total correctness of the system behavior depends not only upon the logical correctness of the computation but also on the time when the results are produced [1]. Those systems whose failure could result in loss of life or other catastrophes are called safety-critical systems [2]. Many real-time embedded systems including safety-critical systems belong to the category of reactive systems, which continuously react to input stimuli from their environment by producing corresponding outputs in a timely manner [3].</w:delText>
        </w:r>
      </w:del>
    </w:p>
    <w:p w:rsidR="00701B3D" w:rsidRPr="006E35F7" w:rsidDel="00785FB0" w:rsidRDefault="00FA4855" w:rsidP="00FA4855">
      <w:pPr>
        <w:pStyle w:val="BodyText"/>
        <w:rPr>
          <w:del w:id="7" w:author="Avinash" w:date="2014-04-05T10:06:00Z"/>
        </w:rPr>
      </w:pPr>
      <w:del w:id="8" w:author="Avinash" w:date="2014-04-05T10:06:00Z">
        <w:r w:rsidDel="00785FB0">
          <w:delText>The exploding complexity of real-time embedded applications lead to a surge in the demand for high-performance but low-power processors. Compared to single-core processors, multi-core processors provide better power-performance trade-offs, and hence have become a staple in both industry and academia, especially in the areas with considerable safety concerns, such as avionics, flight control and automotive control.</w:delText>
        </w:r>
      </w:del>
    </w:p>
    <w:p w:rsidR="002E12A5" w:rsidRPr="006E35F7" w:rsidDel="00785FB0" w:rsidRDefault="002E12A5" w:rsidP="002E12A5">
      <w:pPr>
        <w:pStyle w:val="BodyText"/>
        <w:rPr>
          <w:del w:id="9" w:author="Avinash" w:date="2014-04-05T10:06:00Z"/>
        </w:rPr>
      </w:pPr>
      <w:del w:id="10" w:author="Avinash" w:date="2014-04-05T10:06:00Z">
        <w:r w:rsidRPr="006E35F7" w:rsidDel="00785FB0">
          <w:delText>Reactive systems have two fundamental traits: concurrency and determinism. The concurrent components, which constitute a reactive system, react simultaneously to their environment while operating and communicating in a deterministic way. The classical programming and verification techniques are tailored for transformational systems or interactive systems and hence are inadequate for verifying reactive systems. Among several approaches proposed to solve this problem, the synchronous approach gained popularity and has been established as a technology of choice for modeling, specifying, validating and implementing real-time embedded applications [5, 6]. The synchronous approach is based on mathematical semantics [5] and has produced several languages and compilers that are widely used in real-time embedded and safety-critical applications. The synchronous languages, particularly Esterel [7], Lustre [8], and Signal [9] are built on a rigorous mathematical framework that combines synchrony with deterministic concurrency. Synchrony divides time into discrete instants, called ticks. During each tick, input stimuli from the environment are sampled and processed, and the generated outputs are emitted back to the environment at the end. The assumption that the computation of outputs and the communication among system components takes zero time is known as synchrony hypothesis. Synchrony hypothesis is tenable when the reactive system executes infinitely fast compared with the frequency of the input stimuli from the environment. This fundamental principle of synchronous language innovatively abstracts logical execution time from physical time, which arises from the physics of the environment, and hence allows programmers to separate the functional behavior from the real-time constraints. This greatly simplifies temporal semantics of synchronous languages, which in turn guarantees deterministic concurrency.</w:delText>
        </w:r>
      </w:del>
    </w:p>
    <w:p w:rsidR="004E1225" w:rsidRPr="006E35F7" w:rsidDel="00785FB0" w:rsidRDefault="004E1225" w:rsidP="004E1225">
      <w:pPr>
        <w:pStyle w:val="BodyText"/>
        <w:rPr>
          <w:del w:id="11" w:author="Avinash" w:date="2014-04-05T10:06:00Z"/>
        </w:rPr>
      </w:pPr>
      <w:del w:id="12" w:author="Avinash" w:date="2014-04-05T10:06:00Z">
        <w:r w:rsidRPr="006E35F7" w:rsidDel="00785FB0">
          <w:delText>Although synchronous languages have been extensively used for modeling synchronous reactive (SR) systems, the exponentially growing heterogeneity of real-time embedded applications brought about by the IP-based design paradigm [11] and their distributed nature [12] pose new challenges in modeling, validation and synthesis of multi-clock heterogeneous systems with asynchrony. A higher level of abstraction (i.e., the system level) is required to tackle these new design challenges.</w:delText>
        </w:r>
      </w:del>
    </w:p>
    <w:p w:rsidR="00390E6B" w:rsidRDefault="00166E82">
      <w:pPr>
        <w:pStyle w:val="BodyText"/>
        <w:rPr>
          <w:ins w:id="13" w:author="Avinash" w:date="2014-04-05T10:53:00Z"/>
          <w:lang w:eastAsia="ko-KR"/>
        </w:rPr>
      </w:pPr>
      <w:del w:id="14" w:author="Avinash" w:date="2014-04-05T10:26:00Z">
        <w:r w:rsidRPr="006E35F7" w:rsidDel="00067BB3">
          <w:delText>Real-time embedded systems, especially safety-critical systems, which are essentially hard real-time systems, need to satisfy stringent timing constraints. Therefore, real-time system design relies on determining the upper bounds on execution times for programs, a process known as worst-case execution time (WCET) analysis. Performing conservative yet tight WCET analysis is by no means trivial and is still an active research area [21]. There are two different classes of WCET analysis methods: static methods that analyze the program code to obtain upper bounds of execution time statically; and measurement-based methods that derive the WCET through actual executions of the task (or task parts) on the given hardware or a simulator for some set of inputs. In this paper we prefer the static method since it is capable of guaranteeing that all the possible program execution paths will not exceed the computed upper bound [21].</w:delText>
        </w:r>
      </w:del>
      <w:moveToRangeStart w:id="15" w:author="Avinash" w:date="2014-04-05T10:06:00Z" w:name="move384455731"/>
      <w:moveTo w:id="16" w:author="Avinash" w:date="2014-04-05T10:06:00Z">
        <w:del w:id="17" w:author="Avinash" w:date="2014-04-05T10:26:00Z">
          <w:r w:rsidR="00712946" w:rsidRPr="00493A10" w:rsidDel="00067BB3">
            <w:rPr>
              <w:rFonts w:eastAsia="SimSun" w:hint="eastAsia"/>
              <w:lang w:eastAsia="zh-CN"/>
            </w:rPr>
            <w:delText>T</w:delText>
          </w:r>
          <w:r w:rsidR="00712946" w:rsidRPr="00493A10" w:rsidDel="00067BB3">
            <w:rPr>
              <w:rFonts w:eastAsia="SimSun"/>
              <w:lang w:eastAsia="zh-CN"/>
            </w:rPr>
            <w:delText>h</w:delText>
          </w:r>
          <w:r w:rsidR="00712946" w:rsidRPr="00493A10" w:rsidDel="00067BB3">
            <w:rPr>
              <w:rFonts w:eastAsia="SimSun" w:hint="eastAsia"/>
              <w:lang w:eastAsia="zh-CN"/>
            </w:rPr>
            <w:delText>e main contributions of this paper are:</w:delText>
          </w:r>
        </w:del>
      </w:moveTo>
      <w:ins w:id="18" w:author="Avinash" w:date="2014-04-05T10:32:00Z">
        <w:r w:rsidR="00F4565C" w:rsidRPr="00F4565C">
          <w:t xml:space="preserve"> </w:t>
        </w:r>
      </w:ins>
      <w:ins w:id="19" w:author="Avinash" w:date="2014-04-05T10:55:00Z">
        <w:r w:rsidR="00594EBA">
          <w:t>R</w:t>
        </w:r>
      </w:ins>
      <w:ins w:id="20" w:author="Avinash" w:date="2014-04-05T10:34:00Z">
        <w:r w:rsidR="0048744B">
          <w:t>eal-time systems</w:t>
        </w:r>
      </w:ins>
      <w:ins w:id="21" w:author="Avinash" w:date="2014-04-05T10:32:00Z">
        <w:r w:rsidR="00F4565C">
          <w:t xml:space="preserve"> consist of a number of input and output devices connected to one or more computer systems. A </w:t>
        </w:r>
      </w:ins>
      <w:ins w:id="22" w:author="Avinash" w:date="2014-04-05T10:34:00Z">
        <w:r w:rsidR="00A41D83">
          <w:t>real-time</w:t>
        </w:r>
      </w:ins>
      <w:ins w:id="23" w:author="Avinash" w:date="2014-04-05T10:32:00Z">
        <w:r w:rsidR="00F4565C">
          <w:t xml:space="preserve"> program reads inputs from these devices, processes these inputs, and produces outputs to control these devices. Two </w:t>
        </w:r>
      </w:ins>
      <w:ins w:id="24" w:author="Avinash" w:date="2014-04-05T10:35:00Z">
        <w:r w:rsidR="00770317">
          <w:t>characteristics</w:t>
        </w:r>
      </w:ins>
      <w:ins w:id="25" w:author="Avinash" w:date="2014-04-05T10:32:00Z">
        <w:r w:rsidR="00F4565C">
          <w:t xml:space="preserve"> distinguish a real-time program from other programs: (1) the real-time program should not miss any external input event, and (2) the response time from the arrival of the input to the output should be bounded</w:t>
        </w:r>
        <w:r w:rsidR="00F4565C">
          <w:rPr>
            <w:rFonts w:hint="eastAsia"/>
            <w:lang w:eastAsia="ko-KR"/>
          </w:rPr>
          <w:t xml:space="preserve"> </w:t>
        </w:r>
        <w:r w:rsidR="00F4565C">
          <w:rPr>
            <w:lang w:eastAsia="ko-KR"/>
          </w:rPr>
          <w:fldChar w:fldCharType="begin">
            <w:fldData xml:space="preserve">PEVuZE5vdGU+PENpdGU+PEF1dGhvcj5Nb2s8L0F1dGhvcj48WWVhcj4xOTgzPC9ZZWFyPjxSZWNO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</w:fldData>
          </w:fldChar>
        </w:r>
        <w:r w:rsidR="00F4565C">
          <w:rPr>
            <w:lang w:eastAsia="ko-KR"/>
          </w:rPr>
          <w:instrText xml:space="preserve"> ADDIN EN.CITE </w:instrText>
        </w:r>
        <w:r w:rsidR="00F4565C">
          <w:rPr>
            <w:lang w:eastAsia="ko-KR"/>
          </w:rPr>
          <w:fldChar w:fldCharType="begin">
            <w:fldData xml:space="preserve">PEVuZE5vdGU+PENpdGU+PEF1dGhvcj5Nb2s8L0F1dGhvcj48WWVhcj4xOTgzPC9ZZWFyPjxSZWNO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</w:fldData>
          </w:fldChar>
        </w:r>
        <w:r w:rsidR="00F4565C">
          <w:rPr>
            <w:lang w:eastAsia="ko-KR"/>
          </w:rPr>
          <w:instrText xml:space="preserve"> ADDIN EN.CITE.DATA </w:instrText>
        </w:r>
        <w:r w:rsidR="00F4565C">
          <w:rPr>
            <w:lang w:eastAsia="ko-KR"/>
          </w:rPr>
        </w:r>
        <w:r w:rsidR="00F4565C">
          <w:rPr>
            <w:lang w:eastAsia="ko-KR"/>
          </w:rPr>
          <w:fldChar w:fldCharType="end"/>
        </w:r>
        <w:r w:rsidR="00F4565C">
          <w:rPr>
            <w:lang w:eastAsia="ko-KR"/>
          </w:rPr>
        </w:r>
        <w:r w:rsidR="00F4565C">
          <w:rPr>
            <w:lang w:eastAsia="ko-KR"/>
          </w:rPr>
          <w:fldChar w:fldCharType="separate"/>
        </w:r>
        <w:r w:rsidR="00F4565C">
          <w:rPr>
            <w:noProof/>
            <w:lang w:eastAsia="ko-KR"/>
          </w:rPr>
          <w:t>[</w:t>
        </w:r>
        <w:r w:rsidR="00F4565C">
          <w:fldChar w:fldCharType="begin"/>
        </w:r>
        <w:r w:rsidR="00F4565C">
          <w:instrText xml:space="preserve"> HYPERLINK \l "_ENREF_13" \o "Lehoczky, 1989 #278" </w:instrText>
        </w:r>
        <w:r w:rsidR="00F4565C">
          <w:fldChar w:fldCharType="separate"/>
        </w:r>
        <w:r w:rsidR="00F4565C">
          <w:rPr>
            <w:noProof/>
            <w:lang w:eastAsia="ko-KR"/>
          </w:rPr>
          <w:t>Lehoczky et al. 1989</w:t>
        </w:r>
        <w:r w:rsidR="00F4565C">
          <w:rPr>
            <w:noProof/>
            <w:lang w:eastAsia="ko-KR"/>
          </w:rPr>
          <w:fldChar w:fldCharType="end"/>
        </w:r>
        <w:r w:rsidR="00F4565C">
          <w:rPr>
            <w:noProof/>
            <w:lang w:eastAsia="ko-KR"/>
          </w:rPr>
          <w:t xml:space="preserve">; </w:t>
        </w:r>
        <w:r w:rsidR="00F4565C">
          <w:fldChar w:fldCharType="begin"/>
        </w:r>
        <w:r w:rsidR="00F4565C">
          <w:instrText xml:space="preserve"> HYPERLINK \l "_ENREF_16" \o "Mok, 1983 #277" </w:instrText>
        </w:r>
        <w:r w:rsidR="00F4565C">
          <w:fldChar w:fldCharType="separate"/>
        </w:r>
        <w:r w:rsidR="00F4565C">
          <w:rPr>
            <w:noProof/>
            <w:lang w:eastAsia="ko-KR"/>
          </w:rPr>
          <w:t>Mok 1983</w:t>
        </w:r>
        <w:r w:rsidR="00F4565C">
          <w:rPr>
            <w:noProof/>
            <w:lang w:eastAsia="ko-KR"/>
          </w:rPr>
          <w:fldChar w:fldCharType="end"/>
        </w:r>
        <w:r w:rsidR="00F4565C">
          <w:rPr>
            <w:noProof/>
            <w:lang w:eastAsia="ko-KR"/>
          </w:rPr>
          <w:t>]</w:t>
        </w:r>
        <w:r w:rsidR="00F4565C">
          <w:rPr>
            <w:lang w:eastAsia="ko-KR"/>
          </w:rPr>
          <w:fldChar w:fldCharType="end"/>
        </w:r>
        <w:r w:rsidR="00F4565C">
          <w:rPr>
            <w:rFonts w:hint="eastAsia"/>
            <w:lang w:eastAsia="ko-KR"/>
          </w:rPr>
          <w:t xml:space="preserve">. </w:t>
        </w:r>
      </w:ins>
      <w:ins w:id="26" w:author="Avinash" w:date="2014-04-05T10:35:00Z">
        <w:r w:rsidR="006311E5">
          <w:rPr>
            <w:lang w:eastAsia="ko-KR"/>
          </w:rPr>
          <w:t>Th</w:t>
        </w:r>
        <w:r w:rsidR="003A3060">
          <w:rPr>
            <w:lang w:eastAsia="ko-KR"/>
          </w:rPr>
          <w:t>e</w:t>
        </w:r>
      </w:ins>
      <w:ins w:id="27" w:author="Avinash" w:date="2014-04-05T10:36:00Z">
        <w:r w:rsidR="009C562A">
          <w:rPr>
            <w:lang w:eastAsia="ko-KR"/>
          </w:rPr>
          <w:t xml:space="preserve"> standard</w:t>
        </w:r>
        <w:r w:rsidR="00F04DEA">
          <w:rPr>
            <w:lang w:eastAsia="ko-KR"/>
          </w:rPr>
          <w:t xml:space="preserve"> approach [Liu </w:t>
        </w:r>
      </w:ins>
      <w:ins w:id="28" w:author="Avinash" w:date="2014-04-05T10:37:00Z">
        <w:r w:rsidR="00C10762">
          <w:rPr>
            <w:lang w:eastAsia="ko-KR"/>
          </w:rPr>
          <w:t xml:space="preserve">and </w:t>
        </w:r>
        <w:proofErr w:type="spellStart"/>
        <w:r w:rsidR="00C10762">
          <w:rPr>
            <w:lang w:eastAsia="ko-KR"/>
          </w:rPr>
          <w:t>Layland</w:t>
        </w:r>
        <w:proofErr w:type="spellEnd"/>
        <w:r w:rsidR="00C10762">
          <w:rPr>
            <w:lang w:eastAsia="ko-KR"/>
          </w:rPr>
          <w:t xml:space="preserve"> 1970] </w:t>
        </w:r>
        <w:r w:rsidR="00E23637">
          <w:rPr>
            <w:lang w:eastAsia="ko-KR"/>
          </w:rPr>
          <w:t xml:space="preserve">to </w:t>
        </w:r>
        <w:r w:rsidR="00E23637" w:rsidRPr="0061076B">
          <w:rPr>
            <w:i/>
            <w:lang w:eastAsia="ko-KR"/>
            <w:rPrChange w:id="29" w:author="Avinash" w:date="2014-04-05T10:42:00Z">
              <w:rPr>
                <w:rFonts w:eastAsia="SimSun"/>
                <w:spacing w:val="0"/>
                <w:lang w:eastAsia="ko-KR"/>
              </w:rPr>
            </w:rPrChange>
          </w:rPr>
          <w:t>guaranteeing</w:t>
        </w:r>
        <w:r w:rsidR="00E23637">
          <w:rPr>
            <w:lang w:eastAsia="ko-KR"/>
          </w:rPr>
          <w:t xml:space="preserve"> </w:t>
        </w:r>
        <w:r w:rsidR="003D669F">
          <w:rPr>
            <w:lang w:eastAsia="ko-KR"/>
          </w:rPr>
          <w:t>the</w:t>
        </w:r>
        <w:r w:rsidR="0051394C">
          <w:rPr>
            <w:lang w:eastAsia="ko-KR"/>
          </w:rPr>
          <w:t>se</w:t>
        </w:r>
        <w:r w:rsidR="003D669F">
          <w:rPr>
            <w:lang w:eastAsia="ko-KR"/>
          </w:rPr>
          <w:t xml:space="preserve"> real-time </w:t>
        </w:r>
      </w:ins>
      <w:ins w:id="30" w:author="Avinash" w:date="2014-04-05T10:42:00Z">
        <w:r w:rsidR="004F6633" w:rsidRPr="004B7704">
          <w:rPr>
            <w:lang w:eastAsia="ko-KR"/>
            <w:rPrChange w:id="31" w:author="Avinash" w:date="2014-04-05T10:42:00Z">
              <w:rPr>
                <w:rFonts w:eastAsia="SimSun"/>
                <w:i/>
                <w:spacing w:val="0"/>
                <w:lang w:eastAsia="ko-KR"/>
              </w:rPr>
            </w:rPrChange>
          </w:rPr>
          <w:t>properties</w:t>
        </w:r>
      </w:ins>
      <w:ins w:id="32" w:author="Avinash" w:date="2014-04-05T10:37:00Z">
        <w:r w:rsidR="003D669F">
          <w:rPr>
            <w:lang w:eastAsia="ko-KR"/>
          </w:rPr>
          <w:t xml:space="preserve"> </w:t>
        </w:r>
        <w:r w:rsidR="00D8226B">
          <w:rPr>
            <w:lang w:eastAsia="ko-KR"/>
          </w:rPr>
          <w:t xml:space="preserve">requires determining </w:t>
        </w:r>
        <w:r w:rsidR="00DB6321">
          <w:rPr>
            <w:lang w:eastAsia="ko-KR"/>
          </w:rPr>
          <w:t>a schedul</w:t>
        </w:r>
      </w:ins>
      <w:ins w:id="33" w:author="Avinash" w:date="2014-04-05T10:39:00Z">
        <w:r w:rsidR="00DB6321">
          <w:rPr>
            <w:lang w:eastAsia="ko-KR"/>
          </w:rPr>
          <w:t>ing approach</w:t>
        </w:r>
      </w:ins>
      <w:ins w:id="34" w:author="Avinash" w:date="2014-04-05T10:37:00Z">
        <w:r w:rsidR="00D8226B">
          <w:rPr>
            <w:lang w:eastAsia="ko-KR"/>
          </w:rPr>
          <w:t xml:space="preserve">, e.g., earliest deadline first, </w:t>
        </w:r>
      </w:ins>
      <w:ins w:id="35" w:author="Avinash" w:date="2014-04-05T10:41:00Z">
        <w:r w:rsidR="00D977E3">
          <w:rPr>
            <w:lang w:eastAsia="ko-KR"/>
          </w:rPr>
          <w:t>primarily dependent</w:t>
        </w:r>
      </w:ins>
      <w:ins w:id="36" w:author="Avinash" w:date="2014-04-05T10:42:00Z">
        <w:r w:rsidR="00AC7679">
          <w:rPr>
            <w:lang w:eastAsia="ko-KR"/>
          </w:rPr>
          <w:t xml:space="preserve"> on the</w:t>
        </w:r>
      </w:ins>
      <w:ins w:id="37" w:author="Avinash" w:date="2014-04-05T10:38:00Z">
        <w:r w:rsidR="004418F5">
          <w:rPr>
            <w:lang w:eastAsia="ko-KR"/>
          </w:rPr>
          <w:t xml:space="preserve"> </w:t>
        </w:r>
      </w:ins>
      <w:ins w:id="38" w:author="Avinash" w:date="2014-04-05T11:19:00Z">
        <w:r w:rsidR="00B470FF">
          <w:rPr>
            <w:i/>
            <w:lang w:eastAsia="ko-KR"/>
          </w:rPr>
          <w:t>W</w:t>
        </w:r>
      </w:ins>
      <w:ins w:id="39" w:author="Avinash" w:date="2014-04-05T10:38:00Z">
        <w:r w:rsidR="004418F5">
          <w:rPr>
            <w:i/>
            <w:lang w:eastAsia="ko-KR"/>
          </w:rPr>
          <w:t xml:space="preserve">orst </w:t>
        </w:r>
      </w:ins>
      <w:ins w:id="40" w:author="Avinash" w:date="2014-04-05T11:19:00Z">
        <w:r w:rsidR="00B470FF">
          <w:rPr>
            <w:i/>
            <w:lang w:eastAsia="ko-KR"/>
          </w:rPr>
          <w:t>C</w:t>
        </w:r>
      </w:ins>
      <w:ins w:id="41" w:author="Avinash" w:date="2014-04-05T10:38:00Z">
        <w:r w:rsidR="004418F5">
          <w:rPr>
            <w:i/>
            <w:lang w:eastAsia="ko-KR"/>
          </w:rPr>
          <w:t xml:space="preserve">ase </w:t>
        </w:r>
      </w:ins>
      <w:ins w:id="42" w:author="Avinash" w:date="2014-04-05T11:19:00Z">
        <w:r w:rsidR="00B470FF">
          <w:rPr>
            <w:i/>
            <w:lang w:eastAsia="ko-KR"/>
          </w:rPr>
          <w:t>E</w:t>
        </w:r>
      </w:ins>
      <w:ins w:id="43" w:author="Avinash" w:date="2014-04-05T10:38:00Z">
        <w:r w:rsidR="004418F5">
          <w:rPr>
            <w:i/>
            <w:lang w:eastAsia="ko-KR"/>
          </w:rPr>
          <w:t xml:space="preserve">xecution </w:t>
        </w:r>
      </w:ins>
      <w:ins w:id="44" w:author="Avinash" w:date="2014-04-05T11:19:00Z">
        <w:r w:rsidR="00B470FF">
          <w:rPr>
            <w:i/>
            <w:lang w:eastAsia="ko-KR"/>
          </w:rPr>
          <w:t>T</w:t>
        </w:r>
      </w:ins>
      <w:ins w:id="45" w:author="Avinash" w:date="2014-04-05T10:38:00Z">
        <w:r w:rsidR="004418F5">
          <w:rPr>
            <w:i/>
            <w:lang w:eastAsia="ko-KR"/>
          </w:rPr>
          <w:t>ime</w:t>
        </w:r>
        <w:r w:rsidR="004418F5">
          <w:rPr>
            <w:lang w:eastAsia="ko-KR"/>
          </w:rPr>
          <w:t xml:space="preserve"> (WCET)</w:t>
        </w:r>
      </w:ins>
      <w:ins w:id="46" w:author="Avinash" w:date="2014-04-05T10:39:00Z">
        <w:r w:rsidR="004151C2">
          <w:rPr>
            <w:lang w:eastAsia="ko-KR"/>
          </w:rPr>
          <w:t xml:space="preserve"> of</w:t>
        </w:r>
      </w:ins>
      <w:ins w:id="47" w:author="Avinash" w:date="2014-04-05T10:38:00Z">
        <w:r w:rsidR="004418F5">
          <w:rPr>
            <w:lang w:eastAsia="ko-KR"/>
          </w:rPr>
          <w:t xml:space="preserve"> the </w:t>
        </w:r>
      </w:ins>
      <w:ins w:id="48" w:author="Avinash" w:date="2014-04-05T10:39:00Z">
        <w:r w:rsidR="000036A5">
          <w:rPr>
            <w:lang w:eastAsia="ko-KR"/>
          </w:rPr>
          <w:t>tasks in the real-time program using static code analysis</w:t>
        </w:r>
        <w:r w:rsidR="00D54D0B">
          <w:rPr>
            <w:lang w:eastAsia="ko-KR"/>
          </w:rPr>
          <w:t xml:space="preserve"> [</w:t>
        </w:r>
      </w:ins>
      <w:ins w:id="49" w:author="Avinash" w:date="2014-04-05T10:40:00Z">
        <w:r w:rsidR="005549F5">
          <w:rPr>
            <w:lang w:eastAsia="ko-KR"/>
          </w:rPr>
          <w:t>The worst-case execution time problem</w:t>
        </w:r>
        <w:r w:rsidR="004D6915">
          <w:rPr>
            <w:lang w:eastAsia="ko-KR"/>
          </w:rPr>
          <w:t>, TECS</w:t>
        </w:r>
      </w:ins>
      <w:ins w:id="50" w:author="Avinash" w:date="2014-04-05T10:39:00Z">
        <w:r w:rsidR="00D54D0B">
          <w:rPr>
            <w:lang w:eastAsia="ko-KR"/>
          </w:rPr>
          <w:t>]</w:t>
        </w:r>
        <w:r w:rsidR="000036A5">
          <w:rPr>
            <w:lang w:eastAsia="ko-KR"/>
          </w:rPr>
          <w:t xml:space="preserve">. </w:t>
        </w:r>
      </w:ins>
      <w:ins w:id="51" w:author="Avinash" w:date="2014-04-05T10:40:00Z">
        <w:r w:rsidR="0072077B">
          <w:rPr>
            <w:lang w:eastAsia="ko-KR"/>
          </w:rPr>
          <w:t>Once the scheduling technique is determined</w:t>
        </w:r>
      </w:ins>
      <w:ins w:id="52" w:author="Avinash" w:date="2014-04-05T11:19:00Z">
        <w:r w:rsidR="00D061E0">
          <w:rPr>
            <w:lang w:eastAsia="ko-KR"/>
          </w:rPr>
          <w:t>,</w:t>
        </w:r>
      </w:ins>
      <w:ins w:id="53" w:author="Avinash" w:date="2014-04-05T10:40:00Z">
        <w:r w:rsidR="0072077B">
          <w:rPr>
            <w:lang w:eastAsia="ko-KR"/>
          </w:rPr>
          <w:t xml:space="preserve"> a real-time operating system </w:t>
        </w:r>
      </w:ins>
      <w:ins w:id="54" w:author="Avinash" w:date="2014-04-05T10:48:00Z">
        <w:r w:rsidR="00AB47E0">
          <w:rPr>
            <w:lang w:eastAsia="ko-KR"/>
          </w:rPr>
          <w:t xml:space="preserve">(RTOS) </w:t>
        </w:r>
      </w:ins>
      <w:ins w:id="55" w:author="Avinash" w:date="2014-04-05T10:40:00Z">
        <w:r w:rsidR="0072077B">
          <w:rPr>
            <w:lang w:eastAsia="ko-KR"/>
          </w:rPr>
          <w:t>is employed to achieve the objective</w:t>
        </w:r>
      </w:ins>
      <w:ins w:id="56" w:author="Avinash" w:date="2014-04-05T10:41:00Z">
        <w:r w:rsidR="0058118A">
          <w:rPr>
            <w:lang w:eastAsia="ko-KR"/>
          </w:rPr>
          <w:t>s</w:t>
        </w:r>
      </w:ins>
      <w:ins w:id="57" w:author="Avinash" w:date="2014-04-05T10:40:00Z">
        <w:r w:rsidR="0072077B">
          <w:rPr>
            <w:lang w:eastAsia="ko-KR"/>
          </w:rPr>
          <w:t>.</w:t>
        </w:r>
      </w:ins>
      <w:ins w:id="58" w:author="Avinash" w:date="2014-04-05T10:41:00Z">
        <w:r w:rsidR="002A1161">
          <w:rPr>
            <w:lang w:eastAsia="ko-KR"/>
          </w:rPr>
          <w:t xml:space="preserve"> </w:t>
        </w:r>
        <w:r w:rsidR="001E12FE">
          <w:rPr>
            <w:lang w:eastAsia="ko-KR"/>
          </w:rPr>
          <w:t>The</w:t>
        </w:r>
      </w:ins>
      <w:ins w:id="59" w:author="Avinash" w:date="2014-04-05T10:43:00Z">
        <w:r w:rsidR="006074B9">
          <w:rPr>
            <w:lang w:eastAsia="ko-KR"/>
          </w:rPr>
          <w:t xml:space="preserve">re are a number of problems </w:t>
        </w:r>
      </w:ins>
      <w:ins w:id="60" w:author="Avinash" w:date="2014-04-05T10:44:00Z">
        <w:r w:rsidR="00DE3F0C">
          <w:rPr>
            <w:lang w:eastAsia="ko-KR"/>
          </w:rPr>
          <w:t xml:space="preserve">with this approach; first of all, since the program is usually written in general purpose languages like ‘C’, communication </w:t>
        </w:r>
      </w:ins>
      <w:ins w:id="61" w:author="Avinash" w:date="2014-04-05T10:45:00Z">
        <w:r w:rsidR="00924C96">
          <w:rPr>
            <w:lang w:eastAsia="ko-KR"/>
          </w:rPr>
          <w:t xml:space="preserve">and </w:t>
        </w:r>
        <w:r w:rsidR="006D54A8">
          <w:rPr>
            <w:lang w:eastAsia="ko-KR"/>
          </w:rPr>
          <w:t>synchronization</w:t>
        </w:r>
        <w:r w:rsidR="00924C96">
          <w:rPr>
            <w:lang w:eastAsia="ko-KR"/>
          </w:rPr>
          <w:t xml:space="preserve"> </w:t>
        </w:r>
      </w:ins>
      <w:ins w:id="62" w:author="Avinash" w:date="2014-04-05T10:44:00Z">
        <w:r w:rsidR="00DE3F0C">
          <w:rPr>
            <w:lang w:eastAsia="ko-KR"/>
          </w:rPr>
          <w:t xml:space="preserve">between tasks is achieved </w:t>
        </w:r>
      </w:ins>
      <w:ins w:id="63" w:author="Avinash" w:date="2014-04-05T10:48:00Z">
        <w:r w:rsidR="009B2F21">
          <w:rPr>
            <w:lang w:eastAsia="ko-KR"/>
          </w:rPr>
          <w:t>via</w:t>
        </w:r>
      </w:ins>
      <w:ins w:id="64" w:author="Avinash" w:date="2014-04-05T10:45:00Z">
        <w:r w:rsidR="00662CD2">
          <w:rPr>
            <w:lang w:eastAsia="ko-KR"/>
          </w:rPr>
          <w:t xml:space="preserve"> low level constructs such as </w:t>
        </w:r>
        <w:proofErr w:type="spellStart"/>
        <w:r w:rsidR="00662CD2">
          <w:rPr>
            <w:lang w:eastAsia="ko-KR"/>
          </w:rPr>
          <w:t>mutexes</w:t>
        </w:r>
        <w:proofErr w:type="spellEnd"/>
        <w:r w:rsidR="00662CD2">
          <w:rPr>
            <w:lang w:eastAsia="ko-KR"/>
          </w:rPr>
          <w:t xml:space="preserve">, </w:t>
        </w:r>
        <w:r w:rsidR="000761AE">
          <w:rPr>
            <w:lang w:eastAsia="ko-KR"/>
          </w:rPr>
          <w:t>which makes guaranteeing functional correctness</w:t>
        </w:r>
      </w:ins>
      <w:ins w:id="65" w:author="Avinash" w:date="2014-04-05T10:52:00Z">
        <w:r w:rsidR="0041098D">
          <w:rPr>
            <w:lang w:eastAsia="ko-KR"/>
          </w:rPr>
          <w:t>, let alone timing correctness,</w:t>
        </w:r>
      </w:ins>
      <w:ins w:id="66" w:author="Avinash" w:date="2014-04-05T10:45:00Z">
        <w:r w:rsidR="000761AE">
          <w:rPr>
            <w:lang w:eastAsia="ko-KR"/>
          </w:rPr>
          <w:t xml:space="preserve"> hard [</w:t>
        </w:r>
        <w:proofErr w:type="spellStart"/>
        <w:r w:rsidR="000761AE">
          <w:rPr>
            <w:lang w:eastAsia="ko-KR"/>
          </w:rPr>
          <w:t>E.lee</w:t>
        </w:r>
        <w:proofErr w:type="spellEnd"/>
        <w:r w:rsidR="000761AE">
          <w:rPr>
            <w:lang w:eastAsia="ko-KR"/>
          </w:rPr>
          <w:t xml:space="preserve"> problem with threads]. </w:t>
        </w:r>
      </w:ins>
      <w:ins w:id="67" w:author="Avinash" w:date="2014-04-05T10:46:00Z">
        <w:r w:rsidR="00C13836">
          <w:rPr>
            <w:lang w:eastAsia="ko-KR"/>
          </w:rPr>
          <w:t>Furthermore</w:t>
        </w:r>
        <w:r w:rsidR="00803AF4">
          <w:rPr>
            <w:lang w:eastAsia="ko-KR"/>
          </w:rPr>
          <w:t xml:space="preserve">, </w:t>
        </w:r>
        <w:r w:rsidR="006333C5">
          <w:rPr>
            <w:lang w:eastAsia="ko-KR"/>
          </w:rPr>
          <w:t xml:space="preserve">general purpose languages </w:t>
        </w:r>
      </w:ins>
      <w:ins w:id="68" w:author="Avinash" w:date="2014-04-05T10:47:00Z">
        <w:r w:rsidR="00556484">
          <w:rPr>
            <w:lang w:eastAsia="ko-KR"/>
          </w:rPr>
          <w:t>executing</w:t>
        </w:r>
      </w:ins>
      <w:ins w:id="69" w:author="Avinash" w:date="2014-04-05T10:46:00Z">
        <w:r w:rsidR="00556484">
          <w:rPr>
            <w:lang w:eastAsia="ko-KR"/>
          </w:rPr>
          <w:t xml:space="preserve"> on general purpose </w:t>
        </w:r>
      </w:ins>
      <w:ins w:id="70" w:author="Avinash" w:date="2014-04-05T10:53:00Z">
        <w:r w:rsidR="004D4723">
          <w:rPr>
            <w:lang w:eastAsia="ko-KR"/>
          </w:rPr>
          <w:t>processors</w:t>
        </w:r>
      </w:ins>
      <w:ins w:id="71" w:author="Avinash" w:date="2014-04-05T10:46:00Z">
        <w:r w:rsidR="00556484">
          <w:rPr>
            <w:lang w:eastAsia="ko-KR"/>
          </w:rPr>
          <w:t xml:space="preserve"> built </w:t>
        </w:r>
      </w:ins>
      <w:ins w:id="72" w:author="Avinash" w:date="2014-04-05T10:48:00Z">
        <w:r w:rsidR="009C16E6">
          <w:rPr>
            <w:lang w:eastAsia="ko-KR"/>
          </w:rPr>
          <w:t xml:space="preserve">with </w:t>
        </w:r>
      </w:ins>
      <w:ins w:id="73" w:author="Avinash" w:date="2014-04-05T10:49:00Z">
        <w:r w:rsidR="007E12DE">
          <w:rPr>
            <w:lang w:eastAsia="ko-KR"/>
          </w:rPr>
          <w:t xml:space="preserve">speculative </w:t>
        </w:r>
        <w:r w:rsidR="004F7657">
          <w:rPr>
            <w:lang w:eastAsia="ko-KR"/>
          </w:rPr>
          <w:t xml:space="preserve">units such as branch predictors, </w:t>
        </w:r>
      </w:ins>
      <w:ins w:id="74" w:author="Avinash" w:date="2014-04-05T11:20:00Z">
        <w:r w:rsidR="00CA552C">
          <w:rPr>
            <w:lang w:eastAsia="ko-KR"/>
          </w:rPr>
          <w:t xml:space="preserve">complex </w:t>
        </w:r>
      </w:ins>
      <w:ins w:id="75" w:author="Avinash" w:date="2014-04-05T10:50:00Z">
        <w:r w:rsidR="00BC0C12">
          <w:rPr>
            <w:lang w:eastAsia="ko-KR"/>
          </w:rPr>
          <w:t>memory</w:t>
        </w:r>
      </w:ins>
      <w:ins w:id="76" w:author="Avinash" w:date="2014-04-05T11:20:00Z">
        <w:r w:rsidR="00CA552C">
          <w:rPr>
            <w:lang w:eastAsia="ko-KR"/>
          </w:rPr>
          <w:t xml:space="preserve"> hierarchy</w:t>
        </w:r>
      </w:ins>
      <w:ins w:id="77" w:author="Avinash" w:date="2014-04-05T10:50:00Z">
        <w:r w:rsidR="009B7779">
          <w:rPr>
            <w:lang w:eastAsia="ko-KR"/>
          </w:rPr>
          <w:t xml:space="preserve">, </w:t>
        </w:r>
        <w:proofErr w:type="spellStart"/>
        <w:r w:rsidR="009B7779">
          <w:rPr>
            <w:lang w:eastAsia="ko-KR"/>
          </w:rPr>
          <w:t>etc</w:t>
        </w:r>
        <w:proofErr w:type="spellEnd"/>
        <w:r w:rsidR="009B7779">
          <w:rPr>
            <w:lang w:eastAsia="ko-KR"/>
          </w:rPr>
          <w:t xml:space="preserve">, </w:t>
        </w:r>
        <w:r w:rsidR="00401980">
          <w:rPr>
            <w:lang w:eastAsia="ko-KR"/>
          </w:rPr>
          <w:t xml:space="preserve">makes estimating the WCET of tasks very challenging [TECS paper again] as all possible execution paths need to be </w:t>
        </w:r>
        <w:r w:rsidR="00AC0E83">
          <w:rPr>
            <w:lang w:eastAsia="ko-KR"/>
          </w:rPr>
          <w:t>explored.</w:t>
        </w:r>
        <w:r w:rsidR="0043046B">
          <w:rPr>
            <w:lang w:eastAsia="ko-KR"/>
          </w:rPr>
          <w:t xml:space="preserve"> </w:t>
        </w:r>
      </w:ins>
    </w:p>
    <w:p w:rsidR="00712946" w:rsidRPr="006F29B2" w:rsidRDefault="0017617F">
      <w:pPr>
        <w:pStyle w:val="BodyText"/>
        <w:rPr>
          <w:vertAlign w:val="subscript"/>
          <w:rPrChange w:id="78" w:author="Avinash" w:date="2014-04-05T11:13:00Z">
            <w:rPr>
              <w:rFonts w:eastAsia="SimSun"/>
              <w:lang w:eastAsia="zh-CN"/>
            </w:rPr>
          </w:rPrChange>
        </w:rPr>
      </w:pPr>
      <w:ins w:id="79" w:author="Avinash" w:date="2014-04-05T10:51:00Z">
        <w:r>
          <w:rPr>
            <w:lang w:eastAsia="ko-KR"/>
          </w:rPr>
          <w:t>Synchronous</w:t>
        </w:r>
      </w:ins>
      <w:ins w:id="80" w:author="Avinash" w:date="2014-04-05T10:50:00Z">
        <w:r w:rsidR="0043046B">
          <w:rPr>
            <w:lang w:eastAsia="ko-KR"/>
          </w:rPr>
          <w:t xml:space="preserve"> languages </w:t>
        </w:r>
      </w:ins>
      <w:ins w:id="81" w:author="Avinash" w:date="2014-04-05T10:51:00Z">
        <w:r w:rsidR="00D237A3">
          <w:rPr>
            <w:lang w:eastAsia="ko-KR"/>
          </w:rPr>
          <w:t xml:space="preserve">such as </w:t>
        </w:r>
        <w:proofErr w:type="spellStart"/>
        <w:r w:rsidR="00D237A3">
          <w:rPr>
            <w:lang w:eastAsia="ko-KR"/>
          </w:rPr>
          <w:t>Esterel</w:t>
        </w:r>
        <w:proofErr w:type="spellEnd"/>
        <w:r w:rsidR="00D237A3">
          <w:rPr>
            <w:lang w:eastAsia="ko-KR"/>
          </w:rPr>
          <w:t xml:space="preserve"> [berry] </w:t>
        </w:r>
        <w:r w:rsidR="004A34A0">
          <w:rPr>
            <w:lang w:eastAsia="ko-KR"/>
          </w:rPr>
          <w:t xml:space="preserve">and its many variants such as </w:t>
        </w:r>
        <w:proofErr w:type="spellStart"/>
        <w:r w:rsidR="004A34A0">
          <w:rPr>
            <w:lang w:eastAsia="ko-KR"/>
          </w:rPr>
          <w:t>ForeC</w:t>
        </w:r>
        <w:proofErr w:type="spellEnd"/>
        <w:r w:rsidR="004A34A0">
          <w:rPr>
            <w:lang w:eastAsia="ko-KR"/>
          </w:rPr>
          <w:t xml:space="preserve"> [ref], </w:t>
        </w:r>
        <w:proofErr w:type="spellStart"/>
        <w:r w:rsidR="004A34A0">
          <w:rPr>
            <w:lang w:eastAsia="ko-KR"/>
          </w:rPr>
          <w:t>PretC</w:t>
        </w:r>
        <w:proofErr w:type="spellEnd"/>
        <w:r w:rsidR="004A34A0">
          <w:rPr>
            <w:lang w:eastAsia="ko-KR"/>
          </w:rPr>
          <w:t xml:space="preserve"> [ref]</w:t>
        </w:r>
      </w:ins>
      <w:ins w:id="82" w:author="Avinash" w:date="2014-04-05T11:27:00Z">
        <w:r w:rsidR="00570A7D">
          <w:rPr>
            <w:lang w:eastAsia="ko-KR"/>
          </w:rPr>
          <w:t xml:space="preserve">, </w:t>
        </w:r>
        <w:proofErr w:type="spellStart"/>
        <w:r w:rsidR="00570A7D">
          <w:rPr>
            <w:lang w:eastAsia="ko-KR"/>
          </w:rPr>
          <w:t>etc</w:t>
        </w:r>
      </w:ins>
      <w:proofErr w:type="spellEnd"/>
      <w:ins w:id="83" w:author="Avinash" w:date="2014-04-05T10:51:00Z">
        <w:r w:rsidR="004A34A0">
          <w:rPr>
            <w:lang w:eastAsia="ko-KR"/>
          </w:rPr>
          <w:t xml:space="preserve"> </w:t>
        </w:r>
        <w:r w:rsidR="00884F11">
          <w:rPr>
            <w:lang w:eastAsia="ko-KR"/>
          </w:rPr>
          <w:t xml:space="preserve">running on </w:t>
        </w:r>
      </w:ins>
      <w:ins w:id="84" w:author="Avinash" w:date="2014-04-05T10:52:00Z">
        <w:r w:rsidR="004C4C05">
          <w:rPr>
            <w:lang w:eastAsia="ko-KR"/>
          </w:rPr>
          <w:t>time predictable</w:t>
        </w:r>
      </w:ins>
      <w:ins w:id="85" w:author="Avinash" w:date="2014-04-05T10:51:00Z">
        <w:r w:rsidR="008D58D3">
          <w:rPr>
            <w:lang w:eastAsia="ko-KR"/>
          </w:rPr>
          <w:t xml:space="preserve"> </w:t>
        </w:r>
      </w:ins>
      <w:ins w:id="86" w:author="Avinash" w:date="2014-04-05T10:52:00Z">
        <w:r w:rsidR="004C4C05">
          <w:rPr>
            <w:lang w:eastAsia="ko-KR"/>
          </w:rPr>
          <w:t xml:space="preserve">processors </w:t>
        </w:r>
      </w:ins>
      <w:ins w:id="87" w:author="Avinash" w:date="2014-04-05T10:53:00Z">
        <w:r w:rsidR="00EC6869">
          <w:rPr>
            <w:lang w:eastAsia="ko-KR"/>
          </w:rPr>
          <w:t xml:space="preserve">such as </w:t>
        </w:r>
      </w:ins>
      <w:proofErr w:type="spellStart"/>
      <w:ins w:id="88" w:author="Avinash" w:date="2014-04-05T10:51:00Z">
        <w:r w:rsidR="008D58D3">
          <w:rPr>
            <w:lang w:eastAsia="ko-KR"/>
          </w:rPr>
          <w:t>PretARM</w:t>
        </w:r>
        <w:proofErr w:type="spellEnd"/>
        <w:r w:rsidR="008D58D3">
          <w:rPr>
            <w:lang w:eastAsia="ko-KR"/>
          </w:rPr>
          <w:t xml:space="preserve"> [ref]</w:t>
        </w:r>
        <w:r w:rsidR="00701E38">
          <w:rPr>
            <w:lang w:eastAsia="ko-KR"/>
          </w:rPr>
          <w:t xml:space="preserve"> </w:t>
        </w:r>
      </w:ins>
      <w:ins w:id="89" w:author="Avinash" w:date="2014-04-05T10:52:00Z">
        <w:r w:rsidR="00F91139">
          <w:rPr>
            <w:lang w:eastAsia="ko-KR"/>
          </w:rPr>
          <w:t xml:space="preserve">ameliorate this problem </w:t>
        </w:r>
      </w:ins>
      <w:ins w:id="90" w:author="Avinash" w:date="2014-04-05T10:53:00Z">
        <w:r w:rsidR="005A2F0C">
          <w:rPr>
            <w:lang w:eastAsia="ko-KR"/>
          </w:rPr>
          <w:t xml:space="preserve">to a great extent </w:t>
        </w:r>
      </w:ins>
      <w:ins w:id="91" w:author="Avinash" w:date="2014-04-05T10:52:00Z">
        <w:r w:rsidR="00F91139">
          <w:rPr>
            <w:lang w:eastAsia="ko-KR"/>
          </w:rPr>
          <w:t xml:space="preserve">and hence, </w:t>
        </w:r>
      </w:ins>
      <w:ins w:id="92" w:author="Avinash" w:date="2014-04-05T10:53:00Z">
        <w:r w:rsidR="00AF12F9">
          <w:rPr>
            <w:lang w:eastAsia="ko-KR"/>
          </w:rPr>
          <w:t xml:space="preserve">have been proposed </w:t>
        </w:r>
        <w:r w:rsidR="00635EF4">
          <w:rPr>
            <w:lang w:eastAsia="ko-KR"/>
          </w:rPr>
          <w:t>as a viable alternative</w:t>
        </w:r>
      </w:ins>
      <w:ins w:id="93" w:author="Avinash" w:date="2014-04-05T10:54:00Z">
        <w:r w:rsidR="006E4ACD">
          <w:rPr>
            <w:lang w:eastAsia="ko-KR"/>
          </w:rPr>
          <w:t xml:space="preserve"> in research literature</w:t>
        </w:r>
      </w:ins>
      <w:ins w:id="94" w:author="Avinash" w:date="2014-04-05T10:53:00Z">
        <w:r w:rsidR="00635EF4">
          <w:rPr>
            <w:lang w:eastAsia="ko-KR"/>
          </w:rPr>
          <w:t>.</w:t>
        </w:r>
      </w:ins>
      <w:ins w:id="95" w:author="Avinash" w:date="2014-04-05T10:54:00Z">
        <w:r w:rsidR="008E2383">
          <w:rPr>
            <w:lang w:eastAsia="ko-KR"/>
          </w:rPr>
          <w:t xml:space="preserve"> </w:t>
        </w:r>
        <w:r w:rsidR="002939FF">
          <w:rPr>
            <w:lang w:eastAsia="ko-KR"/>
          </w:rPr>
          <w:t xml:space="preserve">These synchronous programming techniques </w:t>
        </w:r>
        <w:r w:rsidR="0014605D">
          <w:rPr>
            <w:lang w:eastAsia="ko-KR"/>
          </w:rPr>
          <w:t xml:space="preserve">calculate the so called </w:t>
        </w:r>
        <w:r w:rsidR="0014605D">
          <w:rPr>
            <w:i/>
            <w:lang w:eastAsia="ko-KR"/>
          </w:rPr>
          <w:t xml:space="preserve">Worst Case Reaction Time </w:t>
        </w:r>
        <w:r w:rsidR="0014605D">
          <w:rPr>
            <w:lang w:eastAsia="ko-KR"/>
          </w:rPr>
          <w:t xml:space="preserve">(WCRT) rather than </w:t>
        </w:r>
        <w:r w:rsidR="00594EBA">
          <w:rPr>
            <w:lang w:eastAsia="ko-KR"/>
          </w:rPr>
          <w:t>WCET of tasks</w:t>
        </w:r>
      </w:ins>
      <w:ins w:id="96" w:author="Avinash" w:date="2014-04-05T10:57:00Z">
        <w:r w:rsidR="00034815">
          <w:rPr>
            <w:lang w:eastAsia="ko-KR"/>
          </w:rPr>
          <w:t xml:space="preserve">, being based on a </w:t>
        </w:r>
      </w:ins>
      <w:ins w:id="97" w:author="Avinash" w:date="2014-04-05T11:00:00Z">
        <w:r w:rsidR="00B6010C">
          <w:rPr>
            <w:lang w:eastAsia="ko-KR"/>
          </w:rPr>
          <w:t>discrete</w:t>
        </w:r>
      </w:ins>
      <w:ins w:id="98" w:author="Avinash" w:date="2014-04-05T10:57:00Z">
        <w:r w:rsidR="00034815">
          <w:rPr>
            <w:lang w:eastAsia="ko-KR"/>
          </w:rPr>
          <w:t xml:space="preserve"> global </w:t>
        </w:r>
      </w:ins>
      <w:ins w:id="99" w:author="Avinash" w:date="2014-04-05T11:00:00Z">
        <w:r w:rsidR="00634542">
          <w:rPr>
            <w:lang w:eastAsia="ko-KR"/>
          </w:rPr>
          <w:t xml:space="preserve">logical </w:t>
        </w:r>
      </w:ins>
      <w:ins w:id="100" w:author="Avinash" w:date="2014-04-05T10:57:00Z">
        <w:r w:rsidR="00034815">
          <w:rPr>
            <w:lang w:eastAsia="ko-KR"/>
          </w:rPr>
          <w:t xml:space="preserve">clock model. </w:t>
        </w:r>
      </w:ins>
      <w:ins w:id="101" w:author="Avinash" w:date="2014-04-05T10:58:00Z">
        <w:r w:rsidR="00F3419F">
          <w:rPr>
            <w:lang w:eastAsia="ko-KR"/>
          </w:rPr>
          <w:t xml:space="preserve">The incoming input events are latched at the start of the </w:t>
        </w:r>
      </w:ins>
      <w:ins w:id="102" w:author="Avinash" w:date="2014-04-05T10:59:00Z">
        <w:r w:rsidR="005F369F">
          <w:rPr>
            <w:lang w:eastAsia="ko-KR"/>
          </w:rPr>
          <w:t>global clock</w:t>
        </w:r>
        <w:r w:rsidR="00F3419F">
          <w:rPr>
            <w:lang w:eastAsia="ko-KR"/>
          </w:rPr>
          <w:t xml:space="preserve"> tick</w:t>
        </w:r>
        <w:r w:rsidR="001A1A01">
          <w:rPr>
            <w:lang w:eastAsia="ko-KR"/>
          </w:rPr>
          <w:t>,</w:t>
        </w:r>
        <w:r w:rsidR="00F3419F">
          <w:rPr>
            <w:lang w:eastAsia="ko-KR"/>
          </w:rPr>
          <w:t xml:space="preserve"> a </w:t>
        </w:r>
        <w:r w:rsidR="00F3419F" w:rsidRPr="00BE08FB">
          <w:rPr>
            <w:i/>
            <w:lang w:eastAsia="ko-KR"/>
            <w:rPrChange w:id="103" w:author="Avinash" w:date="2014-04-05T11:02:00Z">
              <w:rPr>
                <w:rFonts w:eastAsia="SimSun"/>
                <w:spacing w:val="0"/>
                <w:lang w:eastAsia="ko-KR"/>
              </w:rPr>
            </w:rPrChange>
          </w:rPr>
          <w:t>reaction function</w:t>
        </w:r>
        <w:r w:rsidR="00F3419F">
          <w:rPr>
            <w:lang w:eastAsia="ko-KR"/>
          </w:rPr>
          <w:t xml:space="preserve"> is called to process these inputs and finally the outputs</w:t>
        </w:r>
        <w:r w:rsidR="002642D7">
          <w:rPr>
            <w:lang w:eastAsia="ko-KR"/>
          </w:rPr>
          <w:t xml:space="preserve"> are generated at the end of th</w:t>
        </w:r>
      </w:ins>
      <w:ins w:id="104" w:author="Avinash" w:date="2014-04-05T11:08:00Z">
        <w:r w:rsidR="002642D7">
          <w:rPr>
            <w:lang w:eastAsia="ko-KR"/>
          </w:rPr>
          <w:t>is</w:t>
        </w:r>
      </w:ins>
      <w:ins w:id="105" w:author="Avinash" w:date="2014-04-05T10:59:00Z">
        <w:r w:rsidR="00F3419F">
          <w:rPr>
            <w:lang w:eastAsia="ko-KR"/>
          </w:rPr>
          <w:t xml:space="preserve"> </w:t>
        </w:r>
        <w:r w:rsidR="00F23D6D">
          <w:rPr>
            <w:lang w:eastAsia="ko-KR"/>
          </w:rPr>
          <w:t xml:space="preserve">clock </w:t>
        </w:r>
        <w:r w:rsidR="00F3419F">
          <w:rPr>
            <w:lang w:eastAsia="ko-KR"/>
          </w:rPr>
          <w:t>tick.</w:t>
        </w:r>
        <w:r w:rsidR="0073263E">
          <w:rPr>
            <w:lang w:eastAsia="ko-KR"/>
          </w:rPr>
          <w:t xml:space="preserve"> </w:t>
        </w:r>
      </w:ins>
      <w:ins w:id="106" w:author="Avinash" w:date="2014-04-05T11:02:00Z">
        <w:r w:rsidR="00EE530F">
          <w:rPr>
            <w:lang w:eastAsia="ko-KR"/>
          </w:rPr>
          <w:t xml:space="preserve">The WCRT is the maximum </w:t>
        </w:r>
      </w:ins>
      <w:ins w:id="107" w:author="Avinash" w:date="2014-04-05T11:03:00Z">
        <w:r w:rsidR="00453984">
          <w:rPr>
            <w:lang w:eastAsia="ko-KR"/>
          </w:rPr>
          <w:t xml:space="preserve">execution </w:t>
        </w:r>
        <w:r w:rsidR="007F0600">
          <w:rPr>
            <w:lang w:eastAsia="ko-KR"/>
          </w:rPr>
          <w:t xml:space="preserve">time </w:t>
        </w:r>
      </w:ins>
      <w:ins w:id="108" w:author="Avinash" w:date="2014-04-05T11:02:00Z">
        <w:r w:rsidR="00EE530F">
          <w:rPr>
            <w:lang w:eastAsia="ko-KR"/>
          </w:rPr>
          <w:t>amongst all the</w:t>
        </w:r>
      </w:ins>
      <w:ins w:id="109" w:author="Avinash" w:date="2014-04-05T11:03:00Z">
        <w:r w:rsidR="007F0600">
          <w:rPr>
            <w:lang w:eastAsia="ko-KR"/>
          </w:rPr>
          <w:t>se</w:t>
        </w:r>
      </w:ins>
      <w:ins w:id="110" w:author="Avinash" w:date="2014-04-05T11:02:00Z">
        <w:r w:rsidR="00EE530F">
          <w:rPr>
            <w:lang w:eastAsia="ko-KR"/>
          </w:rPr>
          <w:t xml:space="preserve"> </w:t>
        </w:r>
      </w:ins>
      <w:ins w:id="111" w:author="Avinash" w:date="2014-04-05T11:03:00Z">
        <w:r w:rsidR="003970E8">
          <w:rPr>
            <w:lang w:eastAsia="ko-KR"/>
          </w:rPr>
          <w:lastRenderedPageBreak/>
          <w:t xml:space="preserve">global clock </w:t>
        </w:r>
        <w:r w:rsidR="00EE530F">
          <w:rPr>
            <w:lang w:eastAsia="ko-KR"/>
          </w:rPr>
          <w:t xml:space="preserve">ticks. </w:t>
        </w:r>
        <w:r w:rsidR="00651C44">
          <w:rPr>
            <w:lang w:eastAsia="ko-KR"/>
          </w:rPr>
          <w:t>As long as the WCRT o</w:t>
        </w:r>
      </w:ins>
      <w:ins w:id="112" w:author="Avinash" w:date="2014-04-05T11:08:00Z">
        <w:r w:rsidR="00C9096B">
          <w:rPr>
            <w:lang w:eastAsia="ko-KR"/>
          </w:rPr>
          <w:t>f</w:t>
        </w:r>
      </w:ins>
      <w:ins w:id="113" w:author="Avinash" w:date="2014-04-05T11:03:00Z">
        <w:r w:rsidR="00651C44">
          <w:rPr>
            <w:lang w:eastAsia="ko-KR"/>
          </w:rPr>
          <w:t xml:space="preserve"> a synchronous program </w:t>
        </w:r>
      </w:ins>
      <w:ins w:id="114" w:author="Avinash" w:date="2014-04-05T11:04:00Z">
        <w:r w:rsidR="00651C44">
          <w:rPr>
            <w:lang w:eastAsia="ko-KR"/>
          </w:rPr>
          <w:t xml:space="preserve">is less than the inter arrival time of any input event from the environment the </w:t>
        </w:r>
        <w:r w:rsidR="00C3507A">
          <w:rPr>
            <w:lang w:eastAsia="ko-KR"/>
          </w:rPr>
          <w:t>program is guaranteed to not miss an</w:t>
        </w:r>
      </w:ins>
      <w:ins w:id="115" w:author="Avinash" w:date="2014-04-05T11:08:00Z">
        <w:r w:rsidR="00436A34">
          <w:rPr>
            <w:lang w:eastAsia="ko-KR"/>
          </w:rPr>
          <w:t>y</w:t>
        </w:r>
      </w:ins>
      <w:ins w:id="116" w:author="Avinash" w:date="2014-04-05T11:04:00Z">
        <w:r w:rsidR="00C3507A">
          <w:rPr>
            <w:lang w:eastAsia="ko-KR"/>
          </w:rPr>
          <w:t xml:space="preserve"> input event. </w:t>
        </w:r>
      </w:ins>
      <w:ins w:id="117" w:author="Avinash" w:date="2014-04-05T11:01:00Z">
        <w:r w:rsidR="0066528B">
          <w:rPr>
            <w:lang w:eastAsia="ko-KR"/>
          </w:rPr>
          <w:t>This</w:t>
        </w:r>
      </w:ins>
      <w:ins w:id="118" w:author="Avinash" w:date="2014-04-05T11:00:00Z">
        <w:r w:rsidR="00A11337">
          <w:rPr>
            <w:lang w:eastAsia="ko-KR"/>
          </w:rPr>
          <w:t xml:space="preserve"> global clock model </w:t>
        </w:r>
      </w:ins>
      <w:ins w:id="119" w:author="Avinash" w:date="2014-04-05T11:01:00Z">
        <w:r w:rsidR="0018368A">
          <w:rPr>
            <w:lang w:eastAsia="ko-KR"/>
          </w:rPr>
          <w:t xml:space="preserve">is a </w:t>
        </w:r>
        <w:r w:rsidR="0062216C">
          <w:rPr>
            <w:lang w:eastAsia="ko-KR"/>
          </w:rPr>
          <w:t>double edged sword</w:t>
        </w:r>
      </w:ins>
      <w:ins w:id="120" w:author="Avinash" w:date="2014-04-05T11:02:00Z">
        <w:r w:rsidR="007F2700">
          <w:rPr>
            <w:lang w:eastAsia="ko-KR"/>
          </w:rPr>
          <w:t xml:space="preserve">. On the one hand determining </w:t>
        </w:r>
        <w:r w:rsidR="007F2700">
          <w:rPr>
            <w:i/>
            <w:lang w:eastAsia="ko-KR"/>
          </w:rPr>
          <w:t xml:space="preserve">tight </w:t>
        </w:r>
        <w:r w:rsidR="007F2700">
          <w:rPr>
            <w:lang w:eastAsia="ko-KR"/>
          </w:rPr>
          <w:t xml:space="preserve">(close to optimal) </w:t>
        </w:r>
        <w:r w:rsidR="001B3E86">
          <w:rPr>
            <w:lang w:eastAsia="ko-KR"/>
          </w:rPr>
          <w:t xml:space="preserve">WCRT bounds </w:t>
        </w:r>
      </w:ins>
      <w:ins w:id="121" w:author="Avinash" w:date="2014-04-05T11:04:00Z">
        <w:r w:rsidR="00250C36">
          <w:rPr>
            <w:lang w:eastAsia="ko-KR"/>
          </w:rPr>
          <w:t xml:space="preserve">is possible due to the global clock model, but on the other </w:t>
        </w:r>
      </w:ins>
      <w:ins w:id="122" w:author="Avinash" w:date="2014-04-05T11:05:00Z">
        <w:r w:rsidR="00250C36">
          <w:rPr>
            <w:lang w:eastAsia="ko-KR"/>
          </w:rPr>
          <w:t xml:space="preserve">hand a synchronous program cannot </w:t>
        </w:r>
        <w:r w:rsidR="00EA1C32">
          <w:rPr>
            <w:lang w:eastAsia="ko-KR"/>
          </w:rPr>
          <w:t>be easily distributed on a multi-core or a multi-processor distributed memory system, since all tasks are very tightly coupled</w:t>
        </w:r>
      </w:ins>
      <w:ins w:id="123" w:author="Avinash" w:date="2014-04-05T11:09:00Z">
        <w:r w:rsidR="00CC7C5E">
          <w:rPr>
            <w:lang w:eastAsia="ko-KR"/>
          </w:rPr>
          <w:t xml:space="preserve"> thanks to the synchronization required with the global clock tick</w:t>
        </w:r>
      </w:ins>
      <w:ins w:id="124" w:author="Avinash" w:date="2014-04-05T11:05:00Z">
        <w:r w:rsidR="00EA1C32">
          <w:rPr>
            <w:lang w:eastAsia="ko-KR"/>
          </w:rPr>
          <w:t>.</w:t>
        </w:r>
        <w:r w:rsidR="008F32B3">
          <w:rPr>
            <w:lang w:eastAsia="ko-KR"/>
          </w:rPr>
          <w:t xml:space="preserve"> </w:t>
        </w:r>
        <w:r w:rsidR="001870DA">
          <w:rPr>
            <w:lang w:eastAsia="ko-KR"/>
          </w:rPr>
          <w:t>Furthermore</w:t>
        </w:r>
        <w:r w:rsidR="008F32B3">
          <w:rPr>
            <w:lang w:eastAsia="ko-KR"/>
          </w:rPr>
          <w:t xml:space="preserve">, </w:t>
        </w:r>
        <w:r w:rsidR="001870DA">
          <w:rPr>
            <w:lang w:eastAsia="ko-KR"/>
          </w:rPr>
          <w:t>all synchronous programs make an implicit assumption</w:t>
        </w:r>
      </w:ins>
      <w:ins w:id="125" w:author="Avinash" w:date="2014-04-05T11:12:00Z">
        <w:r w:rsidR="00801E41">
          <w:rPr>
            <w:lang w:eastAsia="ko-KR"/>
          </w:rPr>
          <w:t>,</w:t>
        </w:r>
      </w:ins>
      <w:ins w:id="126" w:author="Avinash" w:date="2014-04-05T11:05:00Z">
        <w:r w:rsidR="001870DA">
          <w:rPr>
            <w:lang w:eastAsia="ko-KR"/>
          </w:rPr>
          <w:t xml:space="preserve"> that </w:t>
        </w:r>
      </w:ins>
      <w:ins w:id="127" w:author="Avinash" w:date="2014-04-05T11:06:00Z">
        <w:r w:rsidR="001E3758">
          <w:rPr>
            <w:lang w:eastAsia="ko-KR"/>
          </w:rPr>
          <w:t xml:space="preserve">all output event(s) </w:t>
        </w:r>
      </w:ins>
      <w:ins w:id="128" w:author="Avinash" w:date="2014-04-05T11:12:00Z">
        <w:r w:rsidR="004C2F16">
          <w:rPr>
            <w:lang w:eastAsia="ko-KR"/>
          </w:rPr>
          <w:t xml:space="preserve">are </w:t>
        </w:r>
      </w:ins>
      <w:ins w:id="129" w:author="Avinash" w:date="2014-04-05T11:06:00Z">
        <w:r w:rsidR="001E3758">
          <w:rPr>
            <w:lang w:eastAsia="ko-KR"/>
          </w:rPr>
          <w:t xml:space="preserve">generated </w:t>
        </w:r>
      </w:ins>
      <w:ins w:id="130" w:author="Avinash" w:date="2014-04-05T11:09:00Z">
        <w:r w:rsidR="0051776D">
          <w:rPr>
            <w:lang w:eastAsia="ko-KR"/>
          </w:rPr>
          <w:t>instantaneously</w:t>
        </w:r>
      </w:ins>
      <w:ins w:id="131" w:author="Avinash" w:date="2014-04-05T11:06:00Z">
        <w:r w:rsidR="0032618D">
          <w:rPr>
            <w:lang w:eastAsia="ko-KR"/>
          </w:rPr>
          <w:t xml:space="preserve"> </w:t>
        </w:r>
      </w:ins>
      <w:ins w:id="132" w:author="Avinash" w:date="2014-04-05T11:09:00Z">
        <w:r w:rsidR="00796019">
          <w:rPr>
            <w:lang w:eastAsia="ko-KR"/>
          </w:rPr>
          <w:t xml:space="preserve">after the </w:t>
        </w:r>
      </w:ins>
      <w:ins w:id="133" w:author="Avinash" w:date="2014-04-05T11:06:00Z">
        <w:r w:rsidR="0032618D">
          <w:rPr>
            <w:lang w:eastAsia="ko-KR"/>
          </w:rPr>
          <w:t>reaction function. This might not be the case at all.</w:t>
        </w:r>
      </w:ins>
      <w:ins w:id="134" w:author="Avinash" w:date="2014-04-05T11:07:00Z">
        <w:r w:rsidR="000F74F7">
          <w:rPr>
            <w:lang w:eastAsia="ko-KR"/>
          </w:rPr>
          <w:t xml:space="preserve"> If an output event is generated after multiple</w:t>
        </w:r>
        <w:r w:rsidR="00EC732F">
          <w:rPr>
            <w:lang w:eastAsia="ko-KR"/>
          </w:rPr>
          <w:t xml:space="preserve"> global ticks</w:t>
        </w:r>
      </w:ins>
      <w:ins w:id="135" w:author="Avinash" w:date="2014-04-05T11:09:00Z">
        <w:r w:rsidR="000F462F">
          <w:rPr>
            <w:lang w:eastAsia="ko-KR"/>
          </w:rPr>
          <w:t xml:space="preserve"> and their associated reactions</w:t>
        </w:r>
      </w:ins>
      <w:ins w:id="136" w:author="Avinash" w:date="2014-04-05T11:07:00Z">
        <w:r w:rsidR="00EC732F">
          <w:rPr>
            <w:lang w:eastAsia="ko-KR"/>
          </w:rPr>
          <w:t xml:space="preserve">, </w:t>
        </w:r>
        <w:r w:rsidR="00CA0AA2">
          <w:rPr>
            <w:lang w:eastAsia="ko-KR"/>
          </w:rPr>
          <w:t>the second characteristic of a real-time</w:t>
        </w:r>
        <w:r w:rsidR="00DE24DC">
          <w:rPr>
            <w:lang w:eastAsia="ko-KR"/>
          </w:rPr>
          <w:t xml:space="preserve"> system</w:t>
        </w:r>
      </w:ins>
      <w:ins w:id="137" w:author="Avinash" w:date="2014-04-05T11:09:00Z">
        <w:r w:rsidR="00DE24DC">
          <w:rPr>
            <w:lang w:eastAsia="ko-KR"/>
          </w:rPr>
          <w:t xml:space="preserve">, bounded response times, </w:t>
        </w:r>
      </w:ins>
      <w:ins w:id="138" w:author="Avinash" w:date="2014-04-05T11:07:00Z">
        <w:r w:rsidR="00CA0AA2">
          <w:rPr>
            <w:lang w:eastAsia="ko-KR"/>
          </w:rPr>
          <w:t xml:space="preserve">cannot be guaranteed by </w:t>
        </w:r>
      </w:ins>
      <w:ins w:id="139" w:author="Avinash" w:date="2014-04-05T11:11:00Z">
        <w:r w:rsidR="006F4003">
          <w:rPr>
            <w:lang w:eastAsia="ko-KR"/>
          </w:rPr>
          <w:t>the WCRT analysis</w:t>
        </w:r>
      </w:ins>
      <w:ins w:id="140" w:author="Avinash" w:date="2014-04-05T11:07:00Z">
        <w:r w:rsidR="00CA0AA2">
          <w:rPr>
            <w:lang w:eastAsia="ko-KR"/>
          </w:rPr>
          <w:t>.</w:t>
        </w:r>
        <w:r w:rsidR="000F74F7">
          <w:rPr>
            <w:lang w:eastAsia="ko-KR"/>
          </w:rPr>
          <w:t xml:space="preserve"> </w:t>
        </w:r>
      </w:ins>
      <w:ins w:id="141" w:author="Avinash" w:date="2014-04-05T11:12:00Z">
        <w:r w:rsidR="006F29B2">
          <w:rPr>
            <w:lang w:eastAsia="ko-KR"/>
          </w:rPr>
          <w:t xml:space="preserve"> In this paper we propose the WCRT analysis of </w:t>
        </w:r>
        <w:r w:rsidR="006F29B2">
          <w:rPr>
            <w:i/>
            <w:lang w:eastAsia="ko-KR"/>
          </w:rPr>
          <w:t xml:space="preserve">Globally Asynchronous Locally </w:t>
        </w:r>
      </w:ins>
      <w:ins w:id="142" w:author="Avinash" w:date="2014-04-05T11:13:00Z">
        <w:r w:rsidR="001E66B9">
          <w:rPr>
            <w:i/>
            <w:lang w:eastAsia="ko-KR"/>
          </w:rPr>
          <w:t>Synchronous</w:t>
        </w:r>
      </w:ins>
      <w:ins w:id="143" w:author="Avinash" w:date="2014-04-05T11:12:00Z">
        <w:r w:rsidR="006F29B2">
          <w:rPr>
            <w:i/>
            <w:lang w:eastAsia="ko-KR"/>
          </w:rPr>
          <w:t xml:space="preserve"> </w:t>
        </w:r>
      </w:ins>
      <w:ins w:id="144" w:author="Avinash" w:date="2014-04-05T11:13:00Z">
        <w:r w:rsidR="006F29B2">
          <w:rPr>
            <w:lang w:eastAsia="ko-KR"/>
          </w:rPr>
          <w:t xml:space="preserve">(GALS) </w:t>
        </w:r>
        <w:r w:rsidR="001E66B9">
          <w:rPr>
            <w:lang w:eastAsia="ko-KR"/>
          </w:rPr>
          <w:t xml:space="preserve">programs. </w:t>
        </w:r>
        <w:r w:rsidR="00944727">
          <w:rPr>
            <w:lang w:eastAsia="ko-KR"/>
          </w:rPr>
          <w:t>The GALS model of computation (</w:t>
        </w:r>
        <w:proofErr w:type="spellStart"/>
        <w:r w:rsidR="00944727">
          <w:rPr>
            <w:lang w:eastAsia="ko-KR"/>
          </w:rPr>
          <w:t>MoC</w:t>
        </w:r>
        <w:proofErr w:type="spellEnd"/>
        <w:r w:rsidR="00944727">
          <w:rPr>
            <w:lang w:eastAsia="ko-KR"/>
          </w:rPr>
          <w:t xml:space="preserve">) enhances the synchronous model </w:t>
        </w:r>
        <w:r w:rsidR="00DA3392">
          <w:rPr>
            <w:lang w:eastAsia="ko-KR"/>
          </w:rPr>
          <w:t xml:space="preserve">with </w:t>
        </w:r>
      </w:ins>
      <w:ins w:id="145" w:author="Avinash" w:date="2014-04-05T11:14:00Z">
        <w:r w:rsidR="00DA3392">
          <w:rPr>
            <w:lang w:eastAsia="ko-KR"/>
          </w:rPr>
          <w:t>asynchrony and is perfectly suited for design of multi-core and distributed memory real-time systems.</w:t>
        </w:r>
      </w:ins>
      <w:ins w:id="146" w:author="Avinash" w:date="2014-04-05T11:15:00Z">
        <w:r w:rsidR="00B76476">
          <w:rPr>
            <w:lang w:eastAsia="ko-KR"/>
          </w:rPr>
          <w:t xml:space="preserve"> Introduction of asynchrony </w:t>
        </w:r>
        <w:r w:rsidR="003147ED">
          <w:rPr>
            <w:lang w:eastAsia="ko-KR"/>
          </w:rPr>
          <w:t>allows exploiting multi-core and multi-processor systems</w:t>
        </w:r>
        <w:r w:rsidR="00130BF2">
          <w:rPr>
            <w:lang w:eastAsia="ko-KR"/>
          </w:rPr>
          <w:t xml:space="preserve">, but makes </w:t>
        </w:r>
        <w:r w:rsidR="00CD1510">
          <w:rPr>
            <w:lang w:eastAsia="ko-KR"/>
          </w:rPr>
          <w:t>WCRT analysis challenging</w:t>
        </w:r>
      </w:ins>
      <w:ins w:id="147" w:author="Avinash" w:date="2014-04-05T11:22:00Z">
        <w:r w:rsidR="00213D08">
          <w:rPr>
            <w:lang w:eastAsia="ko-KR"/>
          </w:rPr>
          <w:t>.</w:t>
        </w:r>
      </w:ins>
      <w:ins w:id="148" w:author="Avinash" w:date="2014-04-05T11:15:00Z">
        <w:r w:rsidR="00CD1510">
          <w:rPr>
            <w:lang w:eastAsia="ko-KR"/>
          </w:rPr>
          <w:t xml:space="preserve"> </w:t>
        </w:r>
      </w:ins>
      <w:ins w:id="149" w:author="Avinash" w:date="2014-04-05T11:22:00Z">
        <w:r w:rsidR="00213D08">
          <w:rPr>
            <w:lang w:eastAsia="ko-KR"/>
          </w:rPr>
          <w:t>I</w:t>
        </w:r>
      </w:ins>
      <w:ins w:id="150" w:author="Avinash" w:date="2014-04-05T11:15:00Z">
        <w:r w:rsidR="00CD1510">
          <w:rPr>
            <w:lang w:eastAsia="ko-KR"/>
          </w:rPr>
          <w:t xml:space="preserve">n fact, </w:t>
        </w:r>
      </w:ins>
      <w:ins w:id="151" w:author="Avinash" w:date="2014-04-05T11:16:00Z">
        <w:r w:rsidR="006F1D7C">
          <w:rPr>
            <w:lang w:eastAsia="ko-KR"/>
          </w:rPr>
          <w:t xml:space="preserve">WCRT or WCET of a </w:t>
        </w:r>
        <w:proofErr w:type="gramStart"/>
        <w:r w:rsidR="006F1D7C">
          <w:rPr>
            <w:lang w:eastAsia="ko-KR"/>
          </w:rPr>
          <w:t>GALS</w:t>
        </w:r>
        <w:proofErr w:type="gramEnd"/>
        <w:r w:rsidR="006F1D7C">
          <w:rPr>
            <w:lang w:eastAsia="ko-KR"/>
          </w:rPr>
          <w:t xml:space="preserve"> program is not yet defined in literature.</w:t>
        </w:r>
      </w:ins>
      <w:ins w:id="152" w:author="Avinash" w:date="2014-04-05T11:17:00Z">
        <w:r w:rsidR="0075162C">
          <w:rPr>
            <w:lang w:eastAsia="ko-KR"/>
          </w:rPr>
          <w:t xml:space="preserve"> In this paper our main contributions are:</w:t>
        </w:r>
      </w:ins>
    </w:p>
    <w:p w:rsidR="00712946" w:rsidRDefault="00712946" w:rsidP="00712946">
      <w:pPr>
        <w:pStyle w:val="BodyText"/>
        <w:numPr>
          <w:ilvl w:val="0"/>
          <w:numId w:val="24"/>
        </w:numPr>
        <w:rPr>
          <w:ins w:id="153" w:author="Avinash" w:date="2014-04-05T11:23:00Z"/>
          <w:rFonts w:eastAsia="SimSun"/>
          <w:lang w:eastAsia="zh-CN"/>
        </w:rPr>
      </w:pPr>
      <w:moveTo w:id="154" w:author="Avinash" w:date="2014-04-05T10:06:00Z">
        <w:del w:id="155" w:author="Avinash" w:date="2014-04-05T11:23:00Z">
          <w:r w:rsidRPr="00493A10" w:rsidDel="00B53FFE">
            <w:rPr>
              <w:rFonts w:eastAsia="SimSun"/>
              <w:lang w:eastAsia="zh-CN"/>
            </w:rPr>
            <w:delText>W</w:delText>
          </w:r>
          <w:r w:rsidRPr="00493A10" w:rsidDel="00B53FFE">
            <w:rPr>
              <w:rFonts w:eastAsia="SimSun" w:hint="eastAsia"/>
              <w:lang w:eastAsia="zh-CN"/>
            </w:rPr>
            <w:delText xml:space="preserve">e propose a </w:delText>
          </w:r>
        </w:del>
        <w:del w:id="156" w:author="Avinash" w:date="2014-04-05T11:17:00Z">
          <w:r w:rsidRPr="00493A10" w:rsidDel="00C0305D">
            <w:rPr>
              <w:rFonts w:eastAsia="SimSun" w:hint="eastAsia"/>
              <w:lang w:eastAsia="zh-CN"/>
            </w:rPr>
            <w:delText>complete</w:delText>
          </w:r>
        </w:del>
        <w:del w:id="157" w:author="Avinash" w:date="2014-04-05T11:23:00Z">
          <w:r w:rsidRPr="00493A10" w:rsidDel="00B53FFE">
            <w:rPr>
              <w:rFonts w:eastAsia="SimSun" w:hint="eastAsia"/>
              <w:lang w:eastAsia="zh-CN"/>
            </w:rPr>
            <w:delText xml:space="preserve"> framework </w:delText>
          </w:r>
        </w:del>
        <w:del w:id="158" w:author="Avinash" w:date="2014-04-05T11:17:00Z">
          <w:r w:rsidRPr="00493A10" w:rsidDel="007D3EE7">
            <w:rPr>
              <w:rFonts w:eastAsia="SimSun" w:hint="eastAsia"/>
              <w:lang w:eastAsia="zh-CN"/>
            </w:rPr>
            <w:delText>of</w:delText>
          </w:r>
        </w:del>
        <w:del w:id="159" w:author="Avinash" w:date="2014-04-05T11:23:00Z">
          <w:r w:rsidRPr="00493A10" w:rsidDel="00B53FFE">
            <w:rPr>
              <w:rFonts w:eastAsia="SimSun" w:hint="eastAsia"/>
              <w:lang w:eastAsia="zh-CN"/>
            </w:rPr>
            <w:delText xml:space="preserve"> </w:delText>
          </w:r>
        </w:del>
        <w:del w:id="160" w:author="Avinash" w:date="2014-04-05T11:17:00Z">
          <w:r w:rsidRPr="00493A10" w:rsidDel="003D7DEA">
            <w:rPr>
              <w:rFonts w:eastAsia="SimSun" w:hint="eastAsia"/>
              <w:lang w:eastAsia="zh-CN"/>
            </w:rPr>
            <w:delText>WCRT</w:delText>
          </w:r>
        </w:del>
        <w:del w:id="161" w:author="Avinash" w:date="2014-04-05T11:23:00Z">
          <w:r w:rsidRPr="00493A10" w:rsidDel="00B53FFE">
            <w:rPr>
              <w:rFonts w:eastAsia="SimSun" w:hint="eastAsia"/>
              <w:lang w:eastAsia="zh-CN"/>
            </w:rPr>
            <w:delText xml:space="preserve"> analysis for GALS system including micro-</w:delText>
          </w:r>
        </w:del>
        <w:del w:id="162" w:author="Avinash" w:date="2014-04-05T11:19:00Z">
          <w:r w:rsidRPr="00493A10" w:rsidDel="00F217C7">
            <w:rPr>
              <w:rFonts w:eastAsia="SimSun" w:hint="eastAsia"/>
              <w:lang w:eastAsia="zh-CN"/>
            </w:rPr>
            <w:delText>architecture</w:delText>
          </w:r>
          <w:r w:rsidRPr="00493A10" w:rsidDel="007259FD">
            <w:rPr>
              <w:rFonts w:eastAsia="SimSun" w:hint="eastAsia"/>
              <w:lang w:eastAsia="zh-CN"/>
            </w:rPr>
            <w:delText xml:space="preserve"> </w:delText>
          </w:r>
        </w:del>
        <w:del w:id="163" w:author="Avinash" w:date="2014-04-05T11:23:00Z">
          <w:r w:rsidRPr="00493A10" w:rsidDel="00B53FFE">
            <w:rPr>
              <w:rFonts w:eastAsia="SimSun" w:hint="eastAsia"/>
              <w:lang w:eastAsia="zh-CN"/>
            </w:rPr>
            <w:delText xml:space="preserve">analysis of </w:delText>
          </w:r>
        </w:del>
        <w:del w:id="164" w:author="Avinash" w:date="2014-04-05T11:17:00Z">
          <w:r w:rsidRPr="00493A10" w:rsidDel="00096E65">
            <w:rPr>
              <w:rFonts w:eastAsia="SimSun" w:hint="eastAsia"/>
              <w:lang w:eastAsia="zh-CN"/>
            </w:rPr>
            <w:delText>the</w:delText>
          </w:r>
        </w:del>
        <w:del w:id="165" w:author="Avinash" w:date="2014-04-05T11:23:00Z">
          <w:r w:rsidRPr="00493A10" w:rsidDel="00B53FFE">
            <w:rPr>
              <w:rFonts w:eastAsia="SimSun" w:hint="eastAsia"/>
              <w:lang w:eastAsia="zh-CN"/>
            </w:rPr>
            <w:delText xml:space="preserve"> execution platform.</w:delText>
          </w:r>
        </w:del>
      </w:moveTo>
      <w:ins w:id="166" w:author="Avinash" w:date="2014-04-05T11:23:00Z">
        <w:r w:rsidR="00B53FFE">
          <w:rPr>
            <w:rFonts w:eastAsia="SimSun"/>
            <w:lang w:eastAsia="zh-CN"/>
          </w:rPr>
          <w:t xml:space="preserve">We give a precise definition of </w:t>
        </w:r>
        <w:r w:rsidR="00D6568E">
          <w:rPr>
            <w:rFonts w:eastAsia="SimSun"/>
            <w:lang w:eastAsia="zh-CN"/>
          </w:rPr>
          <w:t>worst case execution/reaction time in a GALS setting.</w:t>
        </w:r>
      </w:ins>
      <w:moveTo w:id="167" w:author="Avinash" w:date="2014-04-05T10:06:00Z">
        <w:r w:rsidRPr="00493A10">
          <w:rPr>
            <w:rFonts w:eastAsia="SimSun" w:hint="eastAsia"/>
            <w:lang w:eastAsia="zh-CN"/>
          </w:rPr>
          <w:t xml:space="preserve"> </w:t>
        </w:r>
      </w:moveTo>
    </w:p>
    <w:p w:rsidR="00B53FFE" w:rsidRPr="00493A10" w:rsidRDefault="00B53FFE" w:rsidP="00712946">
      <w:pPr>
        <w:pStyle w:val="BodyText"/>
        <w:numPr>
          <w:ilvl w:val="0"/>
          <w:numId w:val="24"/>
        </w:numPr>
        <w:rPr>
          <w:rFonts w:eastAsia="SimSun"/>
          <w:lang w:eastAsia="zh-CN"/>
        </w:rPr>
      </w:pPr>
      <w:ins w:id="168" w:author="Avinash" w:date="2014-04-05T11:23:00Z">
        <w:r w:rsidRPr="00493A10">
          <w:rPr>
            <w:rFonts w:eastAsia="SimSun"/>
            <w:lang w:eastAsia="zh-CN"/>
          </w:rPr>
          <w:t>W</w:t>
        </w:r>
        <w:r w:rsidRPr="00493A10">
          <w:rPr>
            <w:rFonts w:eastAsia="SimSun" w:hint="eastAsia"/>
            <w:lang w:eastAsia="zh-CN"/>
          </w:rPr>
          <w:t xml:space="preserve">e propose a </w:t>
        </w:r>
        <w:r>
          <w:rPr>
            <w:rFonts w:eastAsia="SimSun"/>
            <w:lang w:eastAsia="zh-CN"/>
          </w:rPr>
          <w:t>new</w:t>
        </w:r>
        <w:r w:rsidRPr="00493A10">
          <w:rPr>
            <w:rFonts w:eastAsia="SimSun" w:hint="eastAsia"/>
            <w:lang w:eastAsia="zh-CN"/>
          </w:rPr>
          <w:t xml:space="preserve"> framework </w:t>
        </w:r>
        <w:r>
          <w:rPr>
            <w:rFonts w:eastAsia="SimSun"/>
            <w:lang w:eastAsia="zh-CN"/>
          </w:rPr>
          <w:t>for</w:t>
        </w:r>
        <w:r w:rsidRPr="00493A10">
          <w:rPr>
            <w:rFonts w:eastAsia="SimSun" w:hint="eastAsia"/>
            <w:lang w:eastAsia="zh-CN"/>
          </w:rPr>
          <w:t xml:space="preserve"> </w:t>
        </w:r>
        <w:r>
          <w:rPr>
            <w:rFonts w:eastAsia="SimSun"/>
            <w:lang w:eastAsia="zh-CN"/>
          </w:rPr>
          <w:t>static timing</w:t>
        </w:r>
        <w:r w:rsidRPr="00493A10">
          <w:rPr>
            <w:rFonts w:eastAsia="SimSun" w:hint="eastAsia"/>
            <w:lang w:eastAsia="zh-CN"/>
          </w:rPr>
          <w:t xml:space="preserve"> analysis for </w:t>
        </w:r>
        <w:proofErr w:type="gramStart"/>
        <w:r w:rsidRPr="00493A10">
          <w:rPr>
            <w:rFonts w:eastAsia="SimSun" w:hint="eastAsia"/>
            <w:lang w:eastAsia="zh-CN"/>
          </w:rPr>
          <w:t>GALS</w:t>
        </w:r>
        <w:proofErr w:type="gramEnd"/>
        <w:r w:rsidRPr="00493A10">
          <w:rPr>
            <w:rFonts w:eastAsia="SimSun" w:hint="eastAsia"/>
            <w:lang w:eastAsia="zh-CN"/>
          </w:rPr>
          <w:t xml:space="preserve"> system</w:t>
        </w:r>
        <w:r>
          <w:rPr>
            <w:rFonts w:eastAsia="SimSun"/>
            <w:lang w:eastAsia="zh-CN"/>
          </w:rPr>
          <w:t>s</w:t>
        </w:r>
        <w:r w:rsidRPr="00493A10">
          <w:rPr>
            <w:rFonts w:eastAsia="SimSun" w:hint="eastAsia"/>
            <w:lang w:eastAsia="zh-CN"/>
          </w:rPr>
          <w:t xml:space="preserve"> including micro-</w:t>
        </w:r>
        <w:r w:rsidRPr="00493A10">
          <w:rPr>
            <w:rFonts w:eastAsia="SimSun"/>
            <w:lang w:eastAsia="zh-CN"/>
          </w:rPr>
          <w:t>architectural</w:t>
        </w:r>
        <w:r>
          <w:rPr>
            <w:rFonts w:eastAsia="SimSun"/>
            <w:lang w:eastAsia="zh-CN"/>
          </w:rPr>
          <w:t xml:space="preserve"> </w:t>
        </w:r>
        <w:r w:rsidRPr="00493A10">
          <w:rPr>
            <w:rFonts w:eastAsia="SimSun" w:hint="eastAsia"/>
            <w:lang w:eastAsia="zh-CN"/>
          </w:rPr>
          <w:t xml:space="preserve">analysis of </w:t>
        </w:r>
        <w:r>
          <w:rPr>
            <w:rFonts w:eastAsia="SimSun"/>
            <w:lang w:eastAsia="zh-CN"/>
          </w:rPr>
          <w:t>a time predictable</w:t>
        </w:r>
        <w:r w:rsidRPr="00493A10">
          <w:rPr>
            <w:rFonts w:eastAsia="SimSun" w:hint="eastAsia"/>
            <w:lang w:eastAsia="zh-CN"/>
          </w:rPr>
          <w:t xml:space="preserve"> execution platform</w:t>
        </w:r>
        <w:r>
          <w:rPr>
            <w:rFonts w:eastAsia="SimSun"/>
            <w:lang w:eastAsia="zh-CN"/>
          </w:rPr>
          <w:t>.</w:t>
        </w:r>
      </w:ins>
    </w:p>
    <w:p w:rsidR="00712946" w:rsidRPr="00493A10" w:rsidRDefault="00712946" w:rsidP="00712946">
      <w:pPr>
        <w:pStyle w:val="BodyText"/>
        <w:numPr>
          <w:ilvl w:val="0"/>
          <w:numId w:val="24"/>
        </w:numPr>
        <w:rPr>
          <w:rFonts w:eastAsia="SimSun"/>
          <w:lang w:eastAsia="zh-CN"/>
        </w:rPr>
      </w:pPr>
      <w:moveTo w:id="169" w:author="Avinash" w:date="2014-04-05T10:06:00Z">
        <w:del w:id="170" w:author="Avinash" w:date="2014-04-05T11:18:00Z">
          <w:r w:rsidRPr="00493A10" w:rsidDel="00706B0D">
            <w:rPr>
              <w:rFonts w:eastAsia="SimSun" w:hint="eastAsia"/>
              <w:lang w:eastAsia="zh-CN"/>
            </w:rPr>
            <w:delText xml:space="preserve">We propose a model checking based </w:delText>
          </w:r>
          <w:r w:rsidRPr="00493A10" w:rsidDel="006250D8">
            <w:rPr>
              <w:rFonts w:eastAsia="SimSun" w:hint="eastAsia"/>
              <w:lang w:eastAsia="zh-CN"/>
            </w:rPr>
            <w:delText xml:space="preserve">WCTT analysis method. </w:delText>
          </w:r>
          <w:r w:rsidRPr="00493A10" w:rsidDel="00706B0D">
            <w:rPr>
              <w:rFonts w:eastAsia="SimSun" w:hint="eastAsia"/>
              <w:lang w:eastAsia="zh-CN"/>
            </w:rPr>
            <w:delText>We achieve scalable complexity with regard to program size and the number of tracked signals</w:delText>
          </w:r>
        </w:del>
      </w:moveTo>
      <w:ins w:id="171" w:author="Avinash" w:date="2014-04-05T11:18:00Z">
        <w:r w:rsidR="00706B0D">
          <w:rPr>
            <w:rFonts w:eastAsia="SimSun"/>
            <w:lang w:eastAsia="zh-CN"/>
          </w:rPr>
          <w:t>Our approach uses model-checking tools</w:t>
        </w:r>
      </w:ins>
      <w:moveTo w:id="172" w:author="Avinash" w:date="2014-04-05T10:06:00Z">
        <w:r w:rsidRPr="00493A10">
          <w:rPr>
            <w:rFonts w:eastAsia="SimSun" w:hint="eastAsia"/>
            <w:lang w:eastAsia="zh-CN"/>
          </w:rPr>
          <w:t>.</w:t>
        </w:r>
      </w:moveTo>
      <w:ins w:id="173" w:author="Avinash" w:date="2014-04-05T11:18:00Z">
        <w:r w:rsidR="00706B0D">
          <w:rPr>
            <w:rFonts w:eastAsia="SimSun"/>
            <w:lang w:eastAsia="zh-CN"/>
          </w:rPr>
          <w:t xml:space="preserve"> </w:t>
        </w:r>
      </w:ins>
      <w:ins w:id="174" w:author="Avinash" w:date="2014-04-05T11:22:00Z">
        <w:r w:rsidR="00693137">
          <w:rPr>
            <w:rFonts w:eastAsia="SimSun"/>
            <w:lang w:eastAsia="zh-CN"/>
          </w:rPr>
          <w:t xml:space="preserve">Our approach produces tight (as good as the </w:t>
        </w:r>
      </w:ins>
      <w:ins w:id="175" w:author="Avinash" w:date="2014-04-05T11:24:00Z">
        <w:r w:rsidR="007D2730">
          <w:rPr>
            <w:rFonts w:eastAsia="SimSun"/>
            <w:lang w:eastAsia="zh-CN"/>
          </w:rPr>
          <w:t>best</w:t>
        </w:r>
      </w:ins>
      <w:ins w:id="176" w:author="Avinash" w:date="2014-04-05T11:22:00Z">
        <w:r w:rsidR="00693137">
          <w:rPr>
            <w:rFonts w:eastAsia="SimSun"/>
            <w:lang w:eastAsia="zh-CN"/>
          </w:rPr>
          <w:t xml:space="preserve"> proposed timing analysis technique</w:t>
        </w:r>
      </w:ins>
      <w:ins w:id="177" w:author="Avinash" w:date="2014-04-05T11:24:00Z">
        <w:r w:rsidR="008A3E4D">
          <w:rPr>
            <w:rFonts w:eastAsia="SimSun"/>
            <w:lang w:eastAsia="zh-CN"/>
          </w:rPr>
          <w:t>s</w:t>
        </w:r>
      </w:ins>
      <w:ins w:id="178" w:author="Avinash" w:date="2014-04-05T11:28:00Z">
        <w:r w:rsidR="00730634">
          <w:rPr>
            <w:rFonts w:eastAsia="SimSun"/>
            <w:lang w:eastAsia="zh-CN"/>
          </w:rPr>
          <w:t xml:space="preserve"> in literature</w:t>
        </w:r>
        <w:r w:rsidR="00830E6E">
          <w:rPr>
            <w:rFonts w:eastAsia="SimSun"/>
            <w:lang w:eastAsia="zh-CN"/>
          </w:rPr>
          <w:t>) timing</w:t>
        </w:r>
      </w:ins>
      <w:ins w:id="179" w:author="Avinash" w:date="2014-04-05T11:24:00Z">
        <w:r w:rsidR="008A3E4D">
          <w:rPr>
            <w:rFonts w:eastAsia="SimSun"/>
            <w:lang w:eastAsia="zh-CN"/>
          </w:rPr>
          <w:t xml:space="preserve"> estimates.</w:t>
        </w:r>
      </w:ins>
    </w:p>
    <w:p w:rsidR="00712946" w:rsidRPr="00493A10" w:rsidRDefault="00712946" w:rsidP="00712946">
      <w:pPr>
        <w:pStyle w:val="BodyText"/>
        <w:numPr>
          <w:ilvl w:val="0"/>
          <w:numId w:val="24"/>
        </w:numPr>
        <w:rPr>
          <w:rFonts w:eastAsia="SimSun"/>
          <w:lang w:eastAsia="zh-CN"/>
        </w:rPr>
      </w:pPr>
      <w:moveTo w:id="180" w:author="Avinash" w:date="2014-04-05T10:06:00Z">
        <w:del w:id="181" w:author="Avinash" w:date="2014-04-05T11:24:00Z">
          <w:r w:rsidRPr="00493A10" w:rsidDel="008514C6">
            <w:rPr>
              <w:rFonts w:eastAsia="SimSun" w:hint="eastAsia"/>
              <w:lang w:eastAsia="zh-CN"/>
            </w:rPr>
            <w:delText xml:space="preserve">Based on the WCTT analysis method, we perform target code </w:delText>
          </w:r>
          <w:r w:rsidRPr="00493A10" w:rsidDel="008514C6">
            <w:rPr>
              <w:rFonts w:eastAsia="SimSun"/>
              <w:lang w:eastAsia="zh-CN"/>
            </w:rPr>
            <w:delText>optimization</w:delText>
          </w:r>
          <w:r w:rsidRPr="00493A10" w:rsidDel="008514C6">
            <w:rPr>
              <w:rFonts w:eastAsia="SimSun" w:hint="eastAsia"/>
              <w:lang w:eastAsia="zh-CN"/>
            </w:rPr>
            <w:delText xml:space="preserve"> by </w:delText>
          </w:r>
          <w:r w:rsidRPr="00493A10" w:rsidDel="008514C6">
            <w:rPr>
              <w:rFonts w:eastAsia="SimSun"/>
              <w:lang w:eastAsia="zh-CN"/>
            </w:rPr>
            <w:delText>pruning</w:delText>
          </w:r>
          <w:r w:rsidRPr="00493A10" w:rsidDel="008514C6">
            <w:rPr>
              <w:rFonts w:eastAsia="SimSun" w:hint="eastAsia"/>
              <w:lang w:eastAsia="zh-CN"/>
            </w:rPr>
            <w:delText xml:space="preserve"> the infeasible paths of execution and thus reducing the code size.</w:delText>
          </w:r>
        </w:del>
      </w:moveTo>
      <w:ins w:id="182" w:author="Avinash" w:date="2014-04-05T11:24:00Z">
        <w:r w:rsidR="008514C6">
          <w:rPr>
            <w:rFonts w:eastAsia="SimSun"/>
            <w:lang w:eastAsia="zh-CN"/>
          </w:rPr>
          <w:t xml:space="preserve">Finally, we </w:t>
        </w:r>
        <w:r w:rsidR="003D27B6">
          <w:rPr>
            <w:rFonts w:eastAsia="SimSun"/>
            <w:lang w:eastAsia="zh-CN"/>
          </w:rPr>
          <w:t xml:space="preserve">stick to the </w:t>
        </w:r>
        <w:r w:rsidR="003D27B6">
          <w:rPr>
            <w:rFonts w:eastAsia="SimSun"/>
            <w:i/>
            <w:lang w:eastAsia="zh-CN"/>
          </w:rPr>
          <w:t xml:space="preserve">What You Prove Is What You Execute </w:t>
        </w:r>
        <w:r w:rsidR="003D27B6" w:rsidRPr="003D27B6">
          <w:rPr>
            <w:rFonts w:eastAsia="SimSun"/>
            <w:lang w:eastAsia="zh-CN"/>
            <w:rPrChange w:id="183" w:author="Avinash" w:date="2014-04-05T11:25:00Z">
              <w:rPr>
                <w:rFonts w:eastAsia="SimSun"/>
                <w:i/>
                <w:spacing w:val="0"/>
                <w:lang w:eastAsia="zh-CN"/>
              </w:rPr>
            </w:rPrChange>
          </w:rPr>
          <w:t>(WYPIWYE)</w:t>
        </w:r>
      </w:ins>
      <w:ins w:id="184" w:author="Avinash" w:date="2014-04-05T11:25:00Z">
        <w:r w:rsidR="003D27B6">
          <w:rPr>
            <w:rFonts w:eastAsia="SimSun"/>
            <w:lang w:eastAsia="zh-CN"/>
          </w:rPr>
          <w:t xml:space="preserve"> [</w:t>
        </w:r>
        <w:proofErr w:type="spellStart"/>
        <w:r w:rsidR="003D27B6">
          <w:rPr>
            <w:rFonts w:eastAsia="SimSun"/>
            <w:lang w:eastAsia="zh-CN"/>
          </w:rPr>
          <w:t>berry’ref</w:t>
        </w:r>
        <w:proofErr w:type="spellEnd"/>
        <w:r w:rsidR="003D27B6">
          <w:rPr>
            <w:rFonts w:eastAsia="SimSun"/>
            <w:lang w:eastAsia="zh-CN"/>
          </w:rPr>
          <w:t xml:space="preserve">] </w:t>
        </w:r>
        <w:r w:rsidR="00385642">
          <w:rPr>
            <w:rFonts w:eastAsia="SimSun"/>
            <w:lang w:eastAsia="zh-CN"/>
          </w:rPr>
          <w:t>paradigm proposed by G. Berry</w:t>
        </w:r>
      </w:ins>
      <w:ins w:id="185" w:author="Avinash" w:date="2014-04-05T11:29:00Z">
        <w:r w:rsidR="00FD4FC9">
          <w:rPr>
            <w:rFonts w:eastAsia="SimSun"/>
            <w:lang w:eastAsia="zh-CN"/>
          </w:rPr>
          <w:t>.</w:t>
        </w:r>
      </w:ins>
      <w:ins w:id="186" w:author="Avinash" w:date="2014-04-05T11:25:00Z">
        <w:r w:rsidR="00385642">
          <w:rPr>
            <w:rFonts w:eastAsia="SimSun"/>
            <w:lang w:eastAsia="zh-CN"/>
          </w:rPr>
          <w:t xml:space="preserve"> </w:t>
        </w:r>
      </w:ins>
      <w:ins w:id="187" w:author="Avinash" w:date="2014-04-05T11:29:00Z">
        <w:r w:rsidR="00FD4FC9">
          <w:rPr>
            <w:rFonts w:eastAsia="SimSun"/>
            <w:lang w:eastAsia="zh-CN"/>
          </w:rPr>
          <w:t>I</w:t>
        </w:r>
      </w:ins>
      <w:ins w:id="188" w:author="Avinash" w:date="2014-04-05T11:25:00Z">
        <w:r w:rsidR="00385642">
          <w:rPr>
            <w:rFonts w:eastAsia="SimSun"/>
            <w:lang w:eastAsia="zh-CN"/>
          </w:rPr>
          <w:t>n that</w:t>
        </w:r>
      </w:ins>
      <w:ins w:id="189" w:author="Avinash" w:date="2014-04-05T11:29:00Z">
        <w:r w:rsidR="004856EB">
          <w:rPr>
            <w:rFonts w:eastAsia="SimSun"/>
            <w:lang w:eastAsia="zh-CN"/>
          </w:rPr>
          <w:t>,</w:t>
        </w:r>
      </w:ins>
      <w:ins w:id="190" w:author="Avinash" w:date="2014-04-05T11:25:00Z">
        <w:r w:rsidR="00385642">
          <w:rPr>
            <w:rFonts w:eastAsia="SimSun"/>
            <w:lang w:eastAsia="zh-CN"/>
          </w:rPr>
          <w:t xml:space="preserve"> our timing analysis is performed directly on the intermediate format produced by the compiler. We also use the result of the timing analysis for code optimization leading to large savings in memory footprint in the generated object code size.</w:t>
        </w:r>
      </w:ins>
    </w:p>
    <w:moveToRangeEnd w:id="15"/>
    <w:p w:rsidR="00166E82" w:rsidRPr="006E35F7" w:rsidRDefault="00166E82" w:rsidP="00166E82">
      <w:pPr>
        <w:pStyle w:val="BodyText"/>
      </w:pPr>
    </w:p>
    <w:p w:rsidR="00586151" w:rsidRPr="00485054" w:rsidRDefault="00586151">
      <w:pPr>
        <w:pStyle w:val="Heading1"/>
        <w:rPr>
          <w:ins w:id="191" w:author="Avinash" w:date="2014-04-05T10:05:00Z"/>
          <w:rPrChange w:id="192" w:author="Avinash" w:date="2014-04-05T10:05:00Z">
            <w:rPr>
              <w:ins w:id="193" w:author="Avinash" w:date="2014-04-05T10:05:00Z"/>
            </w:rPr>
          </w:rPrChange>
        </w:rPr>
        <w:pPrChange w:id="194" w:author="Avinash" w:date="2014-04-05T10:05:00Z">
          <w:pPr>
            <w:pStyle w:val="BodyText"/>
          </w:pPr>
        </w:pPrChange>
      </w:pPr>
      <w:ins w:id="195" w:author="Avinash" w:date="2014-04-05T10:05:00Z">
        <w:r w:rsidRPr="00485054">
          <w:rPr>
            <w:rFonts w:eastAsia="MS Mincho"/>
            <w:rPrChange w:id="196" w:author="Avinash" w:date="2014-04-05T10:05:00Z">
              <w:rPr>
                <w:smallCaps/>
              </w:rPr>
            </w:rPrChange>
          </w:rPr>
          <w:t>Related Work</w:t>
        </w:r>
      </w:ins>
    </w:p>
    <w:p w:rsidR="00166E82" w:rsidRPr="00493A10" w:rsidRDefault="00166E82" w:rsidP="00166E82">
      <w:pPr>
        <w:pStyle w:val="BodyText"/>
        <w:rPr>
          <w:rFonts w:eastAsia="SimSun"/>
          <w:lang w:eastAsia="zh-CN"/>
        </w:rPr>
      </w:pPr>
      <w:del w:id="197" w:author="Avinash" w:date="2014-04-05T11:30:00Z">
        <w:r w:rsidRPr="006E35F7" w:rsidDel="00826D2A">
          <w:delText xml:space="preserve">For reactive systems described as synchronous programs, in order to validate the synchrony hypothesis it is essential to guarantee that the WCET of a tick must be less than the minimal inter-arrival times of external events from environment. For synchronous programs, this process is known as Worst-Case Reaction Time </w:delText>
        </w:r>
        <w:r w:rsidR="00B13FA7" w:rsidRPr="00487A0F" w:rsidDel="00826D2A">
          <w:rPr>
            <w:rFonts w:eastAsia="SimSun" w:hint="eastAsia"/>
            <w:lang w:eastAsia="zh-CN"/>
          </w:rPr>
          <w:delText xml:space="preserve">(WCRT) </w:delText>
        </w:r>
        <w:r w:rsidRPr="006E35F7" w:rsidDel="00826D2A">
          <w:delText xml:space="preserve">analysis [23]. </w:delText>
        </w:r>
      </w:del>
      <w:r w:rsidR="00E648E1" w:rsidRPr="006E35F7">
        <w:rPr>
          <w:rFonts w:hint="eastAsia"/>
        </w:rPr>
        <w:t>Plethora of</w:t>
      </w:r>
      <w:r w:rsidRPr="006E35F7">
        <w:t xml:space="preserve"> WCRT analysis techniques have been proposed</w:t>
      </w:r>
      <w:ins w:id="198" w:author="Avinash" w:date="2014-04-05T11:30:00Z">
        <w:r w:rsidR="002B4F96">
          <w:t xml:space="preserve"> for synchronous programs</w:t>
        </w:r>
      </w:ins>
      <w:r w:rsidRPr="006E35F7">
        <w:t>, which can be classified as Max-Plus algebra [23], model checking [24, 25, 26], reachability [27], and Integer Linear Programming (ILP) [28, 29, 30]. In Max-Plus algebra, the maximum WCRT of each thread is summed up to obtain total WCRT. This technique has polynomial complexity but the WCRT is usually overestimated [23]</w:t>
      </w:r>
      <w:ins w:id="199" w:author="Avinash" w:date="2014-04-05T11:30:00Z">
        <w:r w:rsidR="005C67A8">
          <w:t>, i.e., it is far from the optimal</w:t>
        </w:r>
      </w:ins>
      <w:r w:rsidRPr="006E35F7">
        <w:t xml:space="preserve">. In </w:t>
      </w:r>
      <w:proofErr w:type="spellStart"/>
      <w:r w:rsidRPr="006E35F7">
        <w:t>Taxys</w:t>
      </w:r>
      <w:proofErr w:type="spellEnd"/>
      <w:r w:rsidRPr="006E35F7">
        <w:t xml:space="preserve"> [24], a timed model of an </w:t>
      </w:r>
      <w:proofErr w:type="spellStart"/>
      <w:r w:rsidRPr="006E35F7">
        <w:t>Esterel</w:t>
      </w:r>
      <w:proofErr w:type="spellEnd"/>
      <w:r w:rsidRPr="006E35F7">
        <w:t xml:space="preserve"> Program is extracted and timed automaton with real-valued clocks is used. Therefore</w:t>
      </w:r>
      <w:ins w:id="200" w:author="Avinash" w:date="2014-04-05T11:30:00Z">
        <w:r w:rsidR="00EC1513">
          <w:t>,</w:t>
        </w:r>
      </w:ins>
      <w:r w:rsidRPr="006E35F7">
        <w:t xml:space="preserve"> this approach has exponential complexity. </w:t>
      </w:r>
      <w:r w:rsidR="00105BBA" w:rsidRPr="00467E26">
        <w:rPr>
          <w:rFonts w:eastAsia="SimSun" w:hint="eastAsia"/>
          <w:lang w:eastAsia="zh-CN"/>
        </w:rPr>
        <w:t xml:space="preserve">The use of model checking for timing analysis of real-time systems </w:t>
      </w:r>
      <w:r w:rsidR="00105BBA">
        <w:rPr>
          <w:rFonts w:eastAsia="SimSun" w:hint="eastAsia"/>
          <w:lang w:eastAsia="zh-CN"/>
        </w:rPr>
        <w:t xml:space="preserve">is not new </w:t>
      </w:r>
      <w:r w:rsidR="00105BBA" w:rsidRPr="00467E26">
        <w:rPr>
          <w:rFonts w:eastAsia="SimSun" w:hint="eastAsia"/>
          <w:lang w:eastAsia="zh-CN"/>
        </w:rPr>
        <w:t>[TODO].</w:t>
      </w:r>
      <w:r w:rsidR="00105BBA">
        <w:rPr>
          <w:rFonts w:eastAsia="SimSun" w:hint="eastAsia"/>
          <w:lang w:eastAsia="zh-CN"/>
        </w:rPr>
        <w:t xml:space="preserve"> As an extension, Model checking based WCRT </w:t>
      </w:r>
      <w:r w:rsidR="00105BBA">
        <w:rPr>
          <w:rFonts w:eastAsia="SimSun"/>
          <w:lang w:eastAsia="zh-CN"/>
        </w:rPr>
        <w:t>analysis</w:t>
      </w:r>
      <w:r w:rsidR="00105BBA">
        <w:rPr>
          <w:rFonts w:eastAsia="SimSun" w:hint="eastAsia"/>
          <w:lang w:eastAsia="zh-CN"/>
        </w:rPr>
        <w:t xml:space="preserve"> for synchronous programs has been proposed in [TODO]. </w:t>
      </w:r>
      <w:r w:rsidRPr="006E35F7">
        <w:t xml:space="preserve">The model checking based approach in [25] takes the state-dependencies between threads into account for tighter analysis. Another model checking based approach in [26] has the ability for more complex infeasible path pruning than the ILP approach, and can often provide tighter WCRT estimates. An ILP based formulation has been presented in [28]. The synchronous program is first compiled into a sequential C program; ILP constraints are then derived to compute the WCRT. In [29] the ILP formulation was further refined to prune redundant states by using an additional automaton. The approach in [27] avoids the binary search, which is required in [25] by computing the execution time of all reachable ticks and recording the largest computed time as the WCRT. In [30], a WCRT computation approach for </w:t>
      </w:r>
      <w:proofErr w:type="spellStart"/>
      <w:r w:rsidRPr="006E35F7">
        <w:t>Esterel</w:t>
      </w:r>
      <w:proofErr w:type="spellEnd"/>
      <w:r w:rsidRPr="006E35F7">
        <w:t xml:space="preserve"> programs executing on multiprocessor platforms is proposed. This approach pre-computes feasible control states and removes infeasible execution paths at compile time. The time complexity for each approach is listed in </w:t>
      </w:r>
      <w:r w:rsidR="001473A1">
        <w:fldChar w:fldCharType="begin"/>
      </w:r>
      <w:r w:rsidR="001473A1">
        <w:instrText xml:space="preserve"> REF _Ref384087437 \r \h </w:instrText>
      </w:r>
      <w:r w:rsidR="001473A1">
        <w:fldChar w:fldCharType="separate"/>
      </w:r>
      <w:r w:rsidR="008419BC">
        <w:t xml:space="preserve">TABLE I. </w:t>
      </w:r>
      <w:r w:rsidR="001473A1">
        <w:fldChar w:fldCharType="end"/>
      </w:r>
    </w:p>
    <w:p w:rsidR="00166E82" w:rsidRPr="00840815" w:rsidRDefault="00166E82" w:rsidP="00166E82">
      <w:pPr>
        <w:pStyle w:val="tablehead"/>
      </w:pPr>
      <w:bookmarkStart w:id="201" w:name="_Ref384087437"/>
      <w:r w:rsidRPr="00166E82">
        <w:t>Comparison of timing analysis techniques for synchronous programs</w:t>
      </w:r>
      <w:bookmarkEnd w:id="201"/>
    </w:p>
    <w:tbl>
      <w:tblPr>
        <w:tblW w:w="0" w:type="auto"/>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356"/>
        <w:gridCol w:w="1982"/>
      </w:tblGrid>
      <w:tr w:rsidR="00166E82" w:rsidRPr="00840815" w:rsidTr="00E648E1">
        <w:trPr>
          <w:jc w:val="center"/>
        </w:trPr>
        <w:tc>
          <w:tcPr>
            <w:tcW w:w="1526" w:type="dxa"/>
            <w:tcBorders>
              <w:top w:val="single" w:sz="4" w:space="0" w:color="auto"/>
              <w:left w:val="single" w:sz="4" w:space="0" w:color="auto"/>
              <w:bottom w:val="single" w:sz="4" w:space="0" w:color="auto"/>
              <w:right w:val="single" w:sz="4" w:space="0" w:color="auto"/>
            </w:tcBorders>
            <w:hideMark/>
          </w:tcPr>
          <w:p w:rsidR="00166E82" w:rsidRPr="00840815" w:rsidRDefault="00166E82" w:rsidP="00F31BB3">
            <w:pPr>
              <w:pStyle w:val="tablecolhead"/>
              <w:rPr>
                <w:rFonts w:ascii="Times" w:hAnsi="Times"/>
                <w:sz w:val="18"/>
                <w:szCs w:val="18"/>
                <w:lang w:eastAsia="zh-CN"/>
              </w:rPr>
            </w:pPr>
            <w:r w:rsidRPr="00840815">
              <w:t>Approach</w:t>
            </w:r>
          </w:p>
        </w:tc>
        <w:tc>
          <w:tcPr>
            <w:tcW w:w="1356" w:type="dxa"/>
            <w:tcBorders>
              <w:top w:val="single" w:sz="4" w:space="0" w:color="auto"/>
              <w:left w:val="single" w:sz="4" w:space="0" w:color="auto"/>
              <w:bottom w:val="single" w:sz="4" w:space="0" w:color="auto"/>
              <w:right w:val="single" w:sz="4" w:space="0" w:color="auto"/>
            </w:tcBorders>
            <w:hideMark/>
          </w:tcPr>
          <w:p w:rsidR="00166E82" w:rsidRPr="00840815" w:rsidRDefault="00166E82" w:rsidP="00F31BB3">
            <w:pPr>
              <w:pStyle w:val="tablecolhead"/>
              <w:rPr>
                <w:rFonts w:ascii="Times" w:hAnsi="Times"/>
                <w:sz w:val="18"/>
                <w:szCs w:val="18"/>
                <w:lang w:eastAsia="zh-CN"/>
              </w:rPr>
            </w:pPr>
            <w:r w:rsidRPr="00840815">
              <w:t>Technique</w:t>
            </w:r>
          </w:p>
        </w:tc>
        <w:tc>
          <w:tcPr>
            <w:tcW w:w="1982" w:type="dxa"/>
            <w:tcBorders>
              <w:top w:val="single" w:sz="4" w:space="0" w:color="auto"/>
              <w:left w:val="single" w:sz="4" w:space="0" w:color="auto"/>
              <w:bottom w:val="single" w:sz="4" w:space="0" w:color="auto"/>
              <w:right w:val="single" w:sz="4" w:space="0" w:color="auto"/>
            </w:tcBorders>
            <w:hideMark/>
          </w:tcPr>
          <w:p w:rsidR="00166E82" w:rsidRPr="00840815" w:rsidRDefault="00166E82" w:rsidP="00F31BB3">
            <w:pPr>
              <w:pStyle w:val="tablecolhead"/>
              <w:rPr>
                <w:rFonts w:ascii="Times" w:hAnsi="Times"/>
                <w:sz w:val="18"/>
                <w:szCs w:val="18"/>
                <w:lang w:eastAsia="zh-CN"/>
              </w:rPr>
            </w:pPr>
            <w:r w:rsidRPr="00840815">
              <w:t>Time Complexity</w:t>
            </w:r>
          </w:p>
        </w:tc>
      </w:tr>
      <w:tr w:rsidR="00166E82" w:rsidRPr="00840815" w:rsidTr="00E648E1">
        <w:trPr>
          <w:jc w:val="center"/>
        </w:trPr>
        <w:tc>
          <w:tcPr>
            <w:tcW w:w="152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Boldt et al. [23]</w:t>
            </w:r>
          </w:p>
        </w:tc>
        <w:tc>
          <w:tcPr>
            <w:tcW w:w="135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Max-Plus</w:t>
            </w:r>
          </w:p>
        </w:tc>
        <w:tc>
          <w:tcPr>
            <w:tcW w:w="1982"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Square of node number</w:t>
            </w:r>
          </w:p>
        </w:tc>
      </w:tr>
      <w:tr w:rsidR="00166E82" w:rsidRPr="00840815" w:rsidTr="00E648E1">
        <w:trPr>
          <w:jc w:val="center"/>
        </w:trPr>
        <w:tc>
          <w:tcPr>
            <w:tcW w:w="152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Bertin et al. [24]</w:t>
            </w:r>
          </w:p>
        </w:tc>
        <w:tc>
          <w:tcPr>
            <w:tcW w:w="135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Model checking</w:t>
            </w:r>
          </w:p>
        </w:tc>
        <w:tc>
          <w:tcPr>
            <w:tcW w:w="1982"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Exponential</w:t>
            </w:r>
          </w:p>
        </w:tc>
      </w:tr>
      <w:tr w:rsidR="00166E82" w:rsidRPr="00840815" w:rsidTr="00E648E1">
        <w:trPr>
          <w:jc w:val="center"/>
        </w:trPr>
        <w:tc>
          <w:tcPr>
            <w:tcW w:w="152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Roop et al. [25-26]</w:t>
            </w:r>
          </w:p>
        </w:tc>
        <w:tc>
          <w:tcPr>
            <w:tcW w:w="135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Model checking</w:t>
            </w:r>
          </w:p>
        </w:tc>
        <w:tc>
          <w:tcPr>
            <w:tcW w:w="1982" w:type="dxa"/>
            <w:tcBorders>
              <w:top w:val="single" w:sz="4" w:space="0" w:color="auto"/>
              <w:left w:val="single" w:sz="4" w:space="0" w:color="auto"/>
              <w:bottom w:val="single" w:sz="4" w:space="0" w:color="auto"/>
              <w:right w:val="single" w:sz="4" w:space="0" w:color="auto"/>
            </w:tcBorders>
            <w:hideMark/>
          </w:tcPr>
          <w:p w:rsidR="00166E82" w:rsidRPr="00840815" w:rsidRDefault="00166E82" w:rsidP="00E648E1">
            <w:pPr>
              <w:jc w:val="both"/>
              <w:rPr>
                <w:noProof/>
                <w:sz w:val="16"/>
                <w:szCs w:val="16"/>
              </w:rPr>
            </w:pPr>
            <w:r w:rsidRPr="00840815">
              <w:rPr>
                <w:noProof/>
                <w:sz w:val="16"/>
                <w:szCs w:val="16"/>
              </w:rPr>
              <w:t xml:space="preserve">Product of thread sizes </w:t>
            </w:r>
          </w:p>
          <w:p w:rsidR="00166E82" w:rsidRPr="00840815" w:rsidRDefault="00166E82">
            <w:pPr>
              <w:jc w:val="both"/>
              <w:rPr>
                <w:noProof/>
                <w:sz w:val="16"/>
                <w:szCs w:val="16"/>
              </w:rPr>
            </w:pPr>
            <w:r w:rsidRPr="00840815">
              <w:rPr>
                <w:noProof/>
                <w:sz w:val="16"/>
                <w:szCs w:val="16"/>
              </w:rPr>
              <w:t>× binary search</w:t>
            </w:r>
          </w:p>
        </w:tc>
      </w:tr>
      <w:tr w:rsidR="00166E82" w:rsidRPr="00840815" w:rsidTr="00E648E1">
        <w:trPr>
          <w:jc w:val="center"/>
        </w:trPr>
        <w:tc>
          <w:tcPr>
            <w:tcW w:w="152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Kuo et al. [27]</w:t>
            </w:r>
          </w:p>
        </w:tc>
        <w:tc>
          <w:tcPr>
            <w:tcW w:w="135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Reachability</w:t>
            </w:r>
          </w:p>
        </w:tc>
        <w:tc>
          <w:tcPr>
            <w:tcW w:w="1982"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Product of thread sizes</w:t>
            </w:r>
          </w:p>
        </w:tc>
      </w:tr>
      <w:tr w:rsidR="00166E82" w:rsidRPr="00840815" w:rsidTr="00E648E1">
        <w:trPr>
          <w:jc w:val="center"/>
        </w:trPr>
        <w:tc>
          <w:tcPr>
            <w:tcW w:w="152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Ju et al. [28-30]</w:t>
            </w:r>
          </w:p>
        </w:tc>
        <w:tc>
          <w:tcPr>
            <w:tcW w:w="1356"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ILP</w:t>
            </w:r>
          </w:p>
        </w:tc>
        <w:tc>
          <w:tcPr>
            <w:tcW w:w="1982" w:type="dxa"/>
            <w:tcBorders>
              <w:top w:val="single" w:sz="4" w:space="0" w:color="auto"/>
              <w:left w:val="single" w:sz="4" w:space="0" w:color="auto"/>
              <w:bottom w:val="single" w:sz="4" w:space="0" w:color="auto"/>
              <w:right w:val="single" w:sz="4" w:space="0" w:color="auto"/>
            </w:tcBorders>
            <w:hideMark/>
          </w:tcPr>
          <w:p w:rsidR="00166E82" w:rsidRPr="00840815" w:rsidRDefault="00166E82">
            <w:pPr>
              <w:jc w:val="both"/>
              <w:rPr>
                <w:noProof/>
                <w:sz w:val="16"/>
                <w:szCs w:val="16"/>
              </w:rPr>
            </w:pPr>
            <w:r w:rsidRPr="00840815">
              <w:rPr>
                <w:noProof/>
                <w:sz w:val="16"/>
                <w:szCs w:val="16"/>
              </w:rPr>
              <w:t>NP-hard</w:t>
            </w:r>
          </w:p>
        </w:tc>
      </w:tr>
    </w:tbl>
    <w:p w:rsidR="00166E82" w:rsidRPr="002E12A5" w:rsidRDefault="00166E82" w:rsidP="00166E82">
      <w:pPr>
        <w:pStyle w:val="BodyText"/>
        <w:rPr>
          <w:rFonts w:eastAsia="SimSun"/>
          <w:lang w:eastAsia="zh-CN"/>
        </w:rPr>
      </w:pPr>
    </w:p>
    <w:p w:rsidR="00105BBA" w:rsidRPr="00493A10" w:rsidRDefault="00840815" w:rsidP="00FA4855">
      <w:pPr>
        <w:pStyle w:val="BodyText"/>
        <w:rPr>
          <w:rFonts w:eastAsia="SimSun"/>
          <w:lang w:eastAsia="zh-CN"/>
        </w:rPr>
      </w:pPr>
      <w:r w:rsidRPr="006E35F7">
        <w:t xml:space="preserve">All the aforementioned approaches are developed for synchronous program and single-core execution platform, except for [30] which handles multi-core case by </w:t>
      </w:r>
      <w:proofErr w:type="spellStart"/>
      <w:r w:rsidRPr="006E35F7">
        <w:t>sequentializing</w:t>
      </w:r>
      <w:proofErr w:type="spellEnd"/>
      <w:r w:rsidRPr="006E35F7">
        <w:t xml:space="preserve"> the program into each core and using ILP to compute the WCRT. The feasibility of WCRT analysis critically depends on the hardware execution platform. The approach presented in [23] is targeting Kiel </w:t>
      </w:r>
      <w:proofErr w:type="spellStart"/>
      <w:r w:rsidRPr="006E35F7">
        <w:t>Esterel</w:t>
      </w:r>
      <w:proofErr w:type="spellEnd"/>
      <w:r w:rsidRPr="006E35F7">
        <w:t xml:space="preserve"> Processor (KEP) [39] for </w:t>
      </w:r>
      <w:proofErr w:type="spellStart"/>
      <w:r w:rsidRPr="006E35F7">
        <w:t>Esterel</w:t>
      </w:r>
      <w:proofErr w:type="spellEnd"/>
      <w:r w:rsidRPr="006E35F7">
        <w:t xml:space="preserve"> language, while approaches in [25-27] are targeting </w:t>
      </w:r>
      <w:proofErr w:type="spellStart"/>
      <w:r w:rsidRPr="006E35F7">
        <w:t>Microblaze</w:t>
      </w:r>
      <w:proofErr w:type="spellEnd"/>
      <w:r w:rsidRPr="006E35F7">
        <w:t xml:space="preserve"> processor running </w:t>
      </w:r>
      <w:proofErr w:type="spellStart"/>
      <w:r w:rsidRPr="006E35F7">
        <w:t>ForeC</w:t>
      </w:r>
      <w:proofErr w:type="spellEnd"/>
      <w:r w:rsidRPr="006E35F7">
        <w:t xml:space="preserve"> program. Analysis in [28, 29] are based on single-core general purpose</w:t>
      </w:r>
      <w:r w:rsidRPr="00840815">
        <w:rPr>
          <w:rFonts w:eastAsia="SimSun"/>
          <w:lang w:eastAsia="zh-CN"/>
        </w:rPr>
        <w:t xml:space="preserve"> </w:t>
      </w:r>
      <w:r w:rsidRPr="006E35F7">
        <w:t>processor. The approach in [30] is aiming at general-purpose multiprocessors.</w:t>
      </w:r>
      <w:r w:rsidR="00105BBA" w:rsidRPr="00493A10">
        <w:rPr>
          <w:rFonts w:eastAsia="SimSun" w:hint="eastAsia"/>
          <w:lang w:eastAsia="zh-CN"/>
        </w:rPr>
        <w:t xml:space="preserve"> </w:t>
      </w:r>
      <w:ins w:id="202" w:author="Avinash" w:date="2014-04-05T11:32:00Z">
        <w:r w:rsidR="00F86DF9">
          <w:rPr>
            <w:rFonts w:eastAsia="SimSun"/>
            <w:lang w:eastAsia="zh-CN"/>
          </w:rPr>
          <w:t>As compared to all the others</w:t>
        </w:r>
      </w:ins>
      <w:ins w:id="203" w:author="Avinash" w:date="2014-04-05T11:44:00Z">
        <w:r w:rsidR="00EC36BE">
          <w:rPr>
            <w:rFonts w:eastAsia="SimSun"/>
            <w:lang w:eastAsia="zh-CN"/>
          </w:rPr>
          <w:t>,</w:t>
        </w:r>
      </w:ins>
      <w:ins w:id="204" w:author="Avinash" w:date="2014-04-05T11:32:00Z">
        <w:r w:rsidR="00F86DF9">
          <w:rPr>
            <w:rFonts w:eastAsia="SimSun"/>
            <w:lang w:eastAsia="zh-CN"/>
          </w:rPr>
          <w:t xml:space="preserve"> our approach is targeted at timing analysis of </w:t>
        </w:r>
      </w:ins>
      <w:proofErr w:type="gramStart"/>
      <w:ins w:id="205" w:author="Avinash" w:date="2014-04-05T11:44:00Z">
        <w:r w:rsidR="00EC36BE">
          <w:rPr>
            <w:rFonts w:eastAsia="SimSun"/>
            <w:lang w:eastAsia="zh-CN"/>
          </w:rPr>
          <w:t>GALS</w:t>
        </w:r>
        <w:proofErr w:type="gramEnd"/>
        <w:r w:rsidR="00EC36BE">
          <w:rPr>
            <w:rFonts w:eastAsia="SimSun"/>
            <w:lang w:eastAsia="zh-CN"/>
          </w:rPr>
          <w:t xml:space="preserve"> programs</w:t>
        </w:r>
        <w:r w:rsidR="000D7B56">
          <w:rPr>
            <w:rFonts w:eastAsia="SimSun"/>
            <w:lang w:eastAsia="zh-CN"/>
          </w:rPr>
          <w:t xml:space="preserve"> along with code optimization</w:t>
        </w:r>
        <w:r w:rsidR="00A22A4E">
          <w:rPr>
            <w:rFonts w:eastAsia="SimSun"/>
            <w:lang w:eastAsia="zh-CN"/>
          </w:rPr>
          <w:t xml:space="preserve"> using a model checking approach.</w:t>
        </w:r>
      </w:ins>
    </w:p>
    <w:p w:rsidR="00105BBA" w:rsidRPr="00493A10" w:rsidDel="00712946" w:rsidRDefault="00105BBA" w:rsidP="00FA4855">
      <w:pPr>
        <w:pStyle w:val="BodyText"/>
        <w:rPr>
          <w:rFonts w:eastAsia="SimSun"/>
          <w:lang w:eastAsia="zh-CN"/>
        </w:rPr>
      </w:pPr>
      <w:moveFromRangeStart w:id="206" w:author="Avinash" w:date="2014-04-05T10:06:00Z" w:name="move384455731"/>
      <w:moveFrom w:id="207" w:author="Avinash" w:date="2014-04-05T10:06:00Z">
        <w:r w:rsidRPr="00493A10" w:rsidDel="00712946">
          <w:rPr>
            <w:rFonts w:eastAsia="SimSun" w:hint="eastAsia"/>
            <w:lang w:eastAsia="zh-CN"/>
          </w:rPr>
          <w:lastRenderedPageBreak/>
          <w:t>T</w:t>
        </w:r>
        <w:r w:rsidRPr="00493A10" w:rsidDel="00712946">
          <w:rPr>
            <w:rFonts w:eastAsia="SimSun"/>
            <w:lang w:eastAsia="zh-CN"/>
          </w:rPr>
          <w:t>h</w:t>
        </w:r>
        <w:r w:rsidRPr="00493A10" w:rsidDel="00712946">
          <w:rPr>
            <w:rFonts w:eastAsia="SimSun" w:hint="eastAsia"/>
            <w:lang w:eastAsia="zh-CN"/>
          </w:rPr>
          <w:t>e main contributions of this paper are:</w:t>
        </w:r>
      </w:moveFrom>
    </w:p>
    <w:p w:rsidR="00470E73" w:rsidRPr="00493A10" w:rsidDel="00712946" w:rsidRDefault="00105BBA" w:rsidP="00470E73">
      <w:pPr>
        <w:pStyle w:val="BodyText"/>
        <w:numPr>
          <w:ilvl w:val="0"/>
          <w:numId w:val="24"/>
        </w:numPr>
        <w:rPr>
          <w:rFonts w:eastAsia="SimSun"/>
          <w:lang w:eastAsia="zh-CN"/>
        </w:rPr>
      </w:pPr>
      <w:moveFrom w:id="208" w:author="Avinash" w:date="2014-04-05T10:06:00Z">
        <w:r w:rsidRPr="00493A10" w:rsidDel="00712946">
          <w:rPr>
            <w:rFonts w:eastAsia="SimSun"/>
            <w:lang w:eastAsia="zh-CN"/>
          </w:rPr>
          <w:t>W</w:t>
        </w:r>
        <w:r w:rsidRPr="00493A10" w:rsidDel="00712946">
          <w:rPr>
            <w:rFonts w:eastAsia="SimSun" w:hint="eastAsia"/>
            <w:lang w:eastAsia="zh-CN"/>
          </w:rPr>
          <w:t xml:space="preserve">e propose a complete framework of WCRT analysis for GALS system including micro-architecture analysis of the execution platform. </w:t>
        </w:r>
      </w:moveFrom>
    </w:p>
    <w:p w:rsidR="00470E73" w:rsidRPr="00493A10" w:rsidDel="00712946" w:rsidRDefault="00105BBA" w:rsidP="00470E73">
      <w:pPr>
        <w:pStyle w:val="BodyText"/>
        <w:numPr>
          <w:ilvl w:val="0"/>
          <w:numId w:val="24"/>
        </w:numPr>
        <w:rPr>
          <w:rFonts w:eastAsia="SimSun"/>
          <w:lang w:eastAsia="zh-CN"/>
        </w:rPr>
      </w:pPr>
      <w:moveFrom w:id="209" w:author="Avinash" w:date="2014-04-05T10:06:00Z">
        <w:r w:rsidRPr="00493A10" w:rsidDel="00712946">
          <w:rPr>
            <w:rFonts w:eastAsia="SimSun" w:hint="eastAsia"/>
            <w:lang w:eastAsia="zh-CN"/>
          </w:rPr>
          <w:t xml:space="preserve">We </w:t>
        </w:r>
        <w:r w:rsidR="00A065B7" w:rsidRPr="00493A10" w:rsidDel="00712946">
          <w:rPr>
            <w:rFonts w:eastAsia="SimSun" w:hint="eastAsia"/>
            <w:lang w:eastAsia="zh-CN"/>
          </w:rPr>
          <w:t xml:space="preserve">propose a model checking based WCTT analysis method. </w:t>
        </w:r>
        <w:r w:rsidR="00470E73" w:rsidRPr="00493A10" w:rsidDel="00712946">
          <w:rPr>
            <w:rFonts w:eastAsia="SimSun" w:hint="eastAsia"/>
            <w:lang w:eastAsia="zh-CN"/>
          </w:rPr>
          <w:t>We achieve scalable complexity with regard to program size and the number of tracked signals.</w:t>
        </w:r>
      </w:moveFrom>
    </w:p>
    <w:p w:rsidR="00105BBA" w:rsidRPr="00493A10" w:rsidDel="00712946" w:rsidRDefault="00A065B7" w:rsidP="00470E73">
      <w:pPr>
        <w:pStyle w:val="BodyText"/>
        <w:numPr>
          <w:ilvl w:val="0"/>
          <w:numId w:val="24"/>
        </w:numPr>
        <w:rPr>
          <w:rFonts w:eastAsia="SimSun"/>
          <w:lang w:eastAsia="zh-CN"/>
        </w:rPr>
      </w:pPr>
      <w:moveFrom w:id="210" w:author="Avinash" w:date="2014-04-05T10:06:00Z">
        <w:r w:rsidRPr="00493A10" w:rsidDel="00712946">
          <w:rPr>
            <w:rFonts w:eastAsia="SimSun" w:hint="eastAsia"/>
            <w:lang w:eastAsia="zh-CN"/>
          </w:rPr>
          <w:t xml:space="preserve">Based on the WCTT analysis method, we perform target code </w:t>
        </w:r>
        <w:r w:rsidRPr="00493A10" w:rsidDel="00712946">
          <w:rPr>
            <w:rFonts w:eastAsia="SimSun"/>
            <w:lang w:eastAsia="zh-CN"/>
          </w:rPr>
          <w:t>optimization</w:t>
        </w:r>
        <w:r w:rsidRPr="00493A10" w:rsidDel="00712946">
          <w:rPr>
            <w:rFonts w:eastAsia="SimSun" w:hint="eastAsia"/>
            <w:lang w:eastAsia="zh-CN"/>
          </w:rPr>
          <w:t xml:space="preserve"> by </w:t>
        </w:r>
        <w:r w:rsidRPr="00493A10" w:rsidDel="00712946">
          <w:rPr>
            <w:rFonts w:eastAsia="SimSun"/>
            <w:lang w:eastAsia="zh-CN"/>
          </w:rPr>
          <w:t>pruning</w:t>
        </w:r>
        <w:r w:rsidRPr="00493A10" w:rsidDel="00712946">
          <w:rPr>
            <w:rFonts w:eastAsia="SimSun" w:hint="eastAsia"/>
            <w:lang w:eastAsia="zh-CN"/>
          </w:rPr>
          <w:t xml:space="preserve"> the infeasible paths </w:t>
        </w:r>
        <w:r w:rsidR="00F77F06" w:rsidRPr="00493A10" w:rsidDel="00712946">
          <w:rPr>
            <w:rFonts w:eastAsia="SimSun" w:hint="eastAsia"/>
            <w:lang w:eastAsia="zh-CN"/>
          </w:rPr>
          <w:t xml:space="preserve">of execution </w:t>
        </w:r>
        <w:r w:rsidRPr="00493A10" w:rsidDel="00712946">
          <w:rPr>
            <w:rFonts w:eastAsia="SimSun" w:hint="eastAsia"/>
            <w:lang w:eastAsia="zh-CN"/>
          </w:rPr>
          <w:t>and thus reducing the code size.</w:t>
        </w:r>
      </w:moveFrom>
    </w:p>
    <w:moveFromRangeEnd w:id="206"/>
    <w:p w:rsidR="00840815" w:rsidDel="00185445" w:rsidRDefault="00105BBA" w:rsidP="00FA4855">
      <w:pPr>
        <w:pStyle w:val="BodyText"/>
        <w:rPr>
          <w:del w:id="211" w:author="Avinash" w:date="2014-04-05T10:06:00Z"/>
          <w:rFonts w:eastAsia="SimSun"/>
          <w:lang w:eastAsia="zh-CN"/>
        </w:rPr>
      </w:pPr>
      <w:del w:id="212" w:author="Avinash" w:date="2014-04-05T10:06:00Z">
        <w:r w:rsidDel="00185445">
          <w:rPr>
            <w:rFonts w:eastAsia="SimSun" w:hint="eastAsia"/>
            <w:lang w:eastAsia="zh-CN"/>
          </w:rPr>
          <w:delText>Our method is significantly different from earlier methods to WCRT analysis in the following ways.</w:delText>
        </w:r>
      </w:del>
    </w:p>
    <w:p w:rsidR="00A065B7" w:rsidDel="00CB7BD5" w:rsidRDefault="00A065B7" w:rsidP="00A065B7">
      <w:pPr>
        <w:pStyle w:val="BodyText"/>
        <w:rPr>
          <w:del w:id="213" w:author="Avinash" w:date="2014-04-05T10:06:00Z"/>
          <w:rFonts w:eastAsia="SimSun"/>
          <w:lang w:eastAsia="zh-CN"/>
        </w:rPr>
      </w:pPr>
      <w:del w:id="214" w:author="Avinash" w:date="2014-04-05T10:06:00Z">
        <w:r w:rsidRPr="00487A0F" w:rsidDel="00CB7BD5">
          <w:rPr>
            <w:rFonts w:eastAsia="SimSun" w:hint="eastAsia"/>
            <w:lang w:eastAsia="zh-CN"/>
          </w:rPr>
          <w:delText xml:space="preserve">//TODO </w:delText>
        </w:r>
        <w:r w:rsidDel="00CB7BD5">
          <w:rPr>
            <w:rFonts w:eastAsia="SimSun" w:hint="eastAsia"/>
            <w:lang w:eastAsia="zh-CN"/>
          </w:rPr>
          <w:delText>Explain why GALS MoC is better</w:delText>
        </w:r>
      </w:del>
    </w:p>
    <w:p w:rsidR="00DD7ED5" w:rsidDel="00CB7BD5" w:rsidRDefault="00A065B7" w:rsidP="00DD7ED5">
      <w:pPr>
        <w:pStyle w:val="BodyText"/>
        <w:rPr>
          <w:del w:id="215" w:author="Avinash" w:date="2014-04-05T10:06:00Z"/>
          <w:rFonts w:eastAsia="SimSun"/>
          <w:lang w:eastAsia="zh-CN"/>
        </w:rPr>
      </w:pPr>
      <w:del w:id="216" w:author="Avinash" w:date="2014-04-05T10:06:00Z">
        <w:r w:rsidDel="00CB7BD5">
          <w:rPr>
            <w:rFonts w:eastAsia="SimSun" w:hint="eastAsia"/>
            <w:lang w:eastAsia="zh-CN"/>
          </w:rPr>
          <w:delText>//TODO Add explanation that channel communication is compiled into part of AGRC for each clock domain, thus enables GALS WCRT analysis. AGRC also incorporates encoding of tick transition using SwitchNode, control flow info, forking parallel reactions, emit and test of signals, etc. In summary, Emphasize the mightiness of AGRC</w:delText>
        </w:r>
      </w:del>
    </w:p>
    <w:p w:rsidR="0075055B" w:rsidDel="00CB7BD5" w:rsidRDefault="0075055B" w:rsidP="00DD7ED5">
      <w:pPr>
        <w:pStyle w:val="BodyText"/>
        <w:rPr>
          <w:del w:id="217" w:author="Avinash" w:date="2014-04-05T10:06:00Z"/>
          <w:rFonts w:eastAsia="SimSun"/>
          <w:lang w:eastAsia="zh-CN"/>
        </w:rPr>
      </w:pPr>
      <w:del w:id="218" w:author="Avinash" w:date="2014-04-05T10:06:00Z">
        <w:r w:rsidDel="00CB7BD5">
          <w:rPr>
            <w:rFonts w:eastAsia="SimSun" w:hint="eastAsia"/>
            <w:lang w:eastAsia="zh-CN"/>
          </w:rPr>
          <w:delText xml:space="preserve">//TODO introduce </w:delText>
        </w:r>
        <w:r w:rsidRPr="00E41FB3" w:rsidDel="00CB7BD5">
          <w:rPr>
            <w:rFonts w:eastAsia="SimSun" w:hint="eastAsia"/>
            <w:i/>
            <w:lang w:eastAsia="zh-CN"/>
          </w:rPr>
          <w:delText>WCTTtight</w:delText>
        </w:r>
        <w:r w:rsidDel="00CB7BD5">
          <w:rPr>
            <w:rFonts w:eastAsia="SimSun" w:hint="eastAsia"/>
            <w:i/>
            <w:lang w:eastAsia="zh-CN"/>
          </w:rPr>
          <w:delText xml:space="preserve">, </w:delText>
        </w:r>
        <w:r w:rsidRPr="00E41FB3" w:rsidDel="00CB7BD5">
          <w:rPr>
            <w:rFonts w:eastAsia="SimSun" w:hint="eastAsia"/>
            <w:lang w:eastAsia="zh-CN"/>
          </w:rPr>
          <w:delText>lies in the interval [</w:delText>
        </w:r>
        <w:r w:rsidDel="00CB7BD5">
          <w:rPr>
            <w:rFonts w:eastAsia="SimSun" w:hint="eastAsia"/>
            <w:i/>
            <w:lang w:eastAsia="zh-CN"/>
          </w:rPr>
          <w:delText>WCTTmin,</w:delText>
        </w:r>
        <w:r w:rsidRPr="00E41FB3" w:rsidDel="00CB7BD5">
          <w:rPr>
            <w:rFonts w:eastAsia="SimSun" w:hint="eastAsia"/>
            <w:i/>
            <w:lang w:eastAsia="zh-CN"/>
          </w:rPr>
          <w:delText xml:space="preserve"> WCTTmax</w:delText>
        </w:r>
        <w:r w:rsidRPr="00E41FB3" w:rsidDel="00CB7BD5">
          <w:rPr>
            <w:rFonts w:eastAsia="SimSun" w:hint="eastAsia"/>
            <w:lang w:eastAsia="zh-CN"/>
          </w:rPr>
          <w:delText>]</w:delText>
        </w:r>
        <w:r w:rsidDel="00CB7BD5">
          <w:rPr>
            <w:rFonts w:eastAsia="SimSun" w:hint="eastAsia"/>
            <w:lang w:eastAsia="zh-CN"/>
          </w:rPr>
          <w:delText xml:space="preserve">. </w:delText>
        </w:r>
        <w:r w:rsidDel="00CB7BD5">
          <w:rPr>
            <w:rFonts w:eastAsia="SimSun"/>
            <w:lang w:eastAsia="zh-CN"/>
          </w:rPr>
          <w:delText>E</w:delText>
        </w:r>
        <w:r w:rsidDel="00CB7BD5">
          <w:rPr>
            <w:rFonts w:eastAsia="SimSun" w:hint="eastAsia"/>
            <w:lang w:eastAsia="zh-CN"/>
          </w:rPr>
          <w:delText>arlier in Intro</w:delText>
        </w:r>
      </w:del>
    </w:p>
    <w:p w:rsidR="008A55B5" w:rsidRDefault="00571336">
      <w:pPr>
        <w:pStyle w:val="Heading1"/>
        <w:rPr>
          <w:rFonts w:eastAsia="MS Mincho"/>
        </w:rPr>
      </w:pPr>
      <w:bookmarkStart w:id="219" w:name="_Ref384088206"/>
      <w:ins w:id="220" w:author="Avinash" w:date="2014-04-05T10:06:00Z">
        <w:r>
          <w:rPr>
            <w:lang w:eastAsia="zh-CN"/>
          </w:rPr>
          <w:t xml:space="preserve">background – </w:t>
        </w:r>
      </w:ins>
      <w:r w:rsidR="003F3AED">
        <w:rPr>
          <w:rFonts w:hint="eastAsia"/>
          <w:lang w:eastAsia="zh-CN"/>
        </w:rPr>
        <w:t>the systemj language</w:t>
      </w:r>
      <w:bookmarkEnd w:id="219"/>
    </w:p>
    <w:p w:rsidR="005F543B" w:rsidRPr="00FA7A00" w:rsidRDefault="006E35F7" w:rsidP="00B10D79">
      <w:pPr>
        <w:pStyle w:val="BodyText"/>
        <w:rPr>
          <w:rFonts w:eastAsia="SimSun"/>
          <w:lang w:eastAsia="zh-CN"/>
        </w:rPr>
      </w:pPr>
      <w:r>
        <w:rPr>
          <w:lang w:eastAsia="zh-CN"/>
        </w:rPr>
        <w:t xml:space="preserve">SystemJ is a </w:t>
      </w:r>
      <w:r>
        <w:rPr>
          <w:rFonts w:hint="eastAsia"/>
          <w:lang w:eastAsia="zh-CN"/>
        </w:rPr>
        <w:t xml:space="preserve">novel </w:t>
      </w:r>
      <w:r>
        <w:rPr>
          <w:lang w:eastAsia="zh-CN"/>
        </w:rPr>
        <w:t xml:space="preserve">system-level design language </w:t>
      </w:r>
      <w:r>
        <w:rPr>
          <w:rFonts w:hint="eastAsia"/>
          <w:lang w:eastAsia="zh-CN"/>
        </w:rPr>
        <w:t>based on</w:t>
      </w:r>
      <w:r>
        <w:rPr>
          <w:lang w:eastAsia="zh-CN"/>
        </w:rPr>
        <w:t xml:space="preserve"> </w:t>
      </w:r>
      <w:r w:rsidRPr="00AF648B">
        <w:rPr>
          <w:i/>
          <w:lang w:eastAsia="zh-CN"/>
        </w:rPr>
        <w:t>Globally Asynchronous Locally Synchronous</w:t>
      </w:r>
      <w:r>
        <w:rPr>
          <w:lang w:eastAsia="zh-CN"/>
        </w:rPr>
        <w:t xml:space="preserve"> (GALS) Model of Computation (</w:t>
      </w:r>
      <w:proofErr w:type="spellStart"/>
      <w:r>
        <w:rPr>
          <w:lang w:eastAsia="zh-CN"/>
        </w:rPr>
        <w:t>MoC</w:t>
      </w:r>
      <w:proofErr w:type="spellEnd"/>
      <w:r>
        <w:rPr>
          <w:lang w:eastAsia="zh-CN"/>
        </w:rPr>
        <w:t>)</w:t>
      </w:r>
      <w:r>
        <w:rPr>
          <w:rFonts w:hint="eastAsia"/>
          <w:lang w:eastAsia="zh-CN"/>
        </w:rPr>
        <w:t xml:space="preserve"> [13, 14]. </w:t>
      </w:r>
      <w:r>
        <w:rPr>
          <w:lang w:eastAsia="zh-CN"/>
        </w:rPr>
        <w:t>SystemJ extends the Java language by introducing both synchronous and asynchronous concurrency</w:t>
      </w:r>
      <w:r>
        <w:rPr>
          <w:rFonts w:hint="eastAsia"/>
          <w:lang w:eastAsia="zh-CN"/>
        </w:rPr>
        <w:t xml:space="preserve"> [22]</w:t>
      </w:r>
      <w:r>
        <w:rPr>
          <w:lang w:eastAsia="zh-CN"/>
        </w:rPr>
        <w:t xml:space="preserve">. SystemJ integrates the synchronous essence of </w:t>
      </w:r>
      <w:proofErr w:type="spellStart"/>
      <w:r>
        <w:rPr>
          <w:lang w:eastAsia="zh-CN"/>
        </w:rPr>
        <w:t>Esterel</w:t>
      </w:r>
      <w:proofErr w:type="spellEnd"/>
      <w:r>
        <w:rPr>
          <w:lang w:eastAsia="zh-CN"/>
        </w:rPr>
        <w:t xml:space="preserve"> language [1</w:t>
      </w:r>
      <w:r>
        <w:rPr>
          <w:rFonts w:hint="eastAsia"/>
          <w:lang w:eastAsia="zh-CN"/>
        </w:rPr>
        <w:t>5</w:t>
      </w:r>
      <w:r>
        <w:rPr>
          <w:lang w:eastAsia="zh-CN"/>
        </w:rPr>
        <w:t>] and the asynchronous concurrency of CSP [</w:t>
      </w:r>
      <w:r>
        <w:rPr>
          <w:rFonts w:hint="eastAsia"/>
          <w:lang w:eastAsia="zh-CN"/>
        </w:rPr>
        <w:t>16</w:t>
      </w:r>
      <w:r>
        <w:rPr>
          <w:lang w:eastAsia="zh-CN"/>
        </w:rPr>
        <w:t>]</w:t>
      </w:r>
      <w:r>
        <w:rPr>
          <w:rFonts w:hint="eastAsia"/>
          <w:lang w:eastAsia="zh-CN"/>
        </w:rPr>
        <w:t xml:space="preserve">. </w:t>
      </w:r>
      <w:del w:id="221" w:author="Avinash" w:date="2014-04-05T11:54:00Z">
        <w:r w:rsidDel="0024798E">
          <w:delText xml:space="preserve">Due to the complete compliance with GALS MoC, SystemJ language </w:delText>
        </w:r>
        <w:r w:rsidDel="0024798E">
          <w:rPr>
            <w:rFonts w:hint="eastAsia"/>
          </w:rPr>
          <w:delText>is an ideal language for</w:delText>
        </w:r>
        <w:r w:rsidDel="0024798E">
          <w:delText xml:space="preserve"> </w:delText>
        </w:r>
        <w:r w:rsidDel="0024798E">
          <w:rPr>
            <w:rFonts w:hint="eastAsia"/>
          </w:rPr>
          <w:delText xml:space="preserve">describing </w:delText>
        </w:r>
        <w:r w:rsidDel="0024798E">
          <w:delText>complex multi-clock reactive systems [1</w:delText>
        </w:r>
        <w:r w:rsidDel="0024798E">
          <w:rPr>
            <w:rFonts w:hint="eastAsia"/>
          </w:rPr>
          <w:delText>7</w:delText>
        </w:r>
        <w:r w:rsidDel="0024798E">
          <w:delText xml:space="preserve">]. In addition, </w:delText>
        </w:r>
      </w:del>
      <w:r>
        <w:t>SystemJ is grounded on delicate and rigorous mathematical semantics and thus is amenable to formal verification</w:t>
      </w:r>
      <w:ins w:id="222" w:author="Avinash" w:date="2014-04-05T11:54:00Z">
        <w:r w:rsidR="00B50AD6">
          <w:t xml:space="preserve"> [</w:t>
        </w:r>
        <w:r w:rsidR="00CC192A">
          <w:t>14</w:t>
        </w:r>
        <w:r w:rsidR="00B50AD6">
          <w:t>]</w:t>
        </w:r>
      </w:ins>
      <w:r>
        <w:t>.</w:t>
      </w:r>
      <w:r w:rsidR="008179BC" w:rsidRPr="008179BC">
        <w:rPr>
          <w:lang w:eastAsia="zh-CN"/>
        </w:rPr>
        <w:t xml:space="preserve"> </w:t>
      </w:r>
      <w:del w:id="223" w:author="Avinash" w:date="2014-04-05T11:54:00Z">
        <w:r w:rsidR="008179BC" w:rsidDel="0024798E">
          <w:rPr>
            <w:lang w:eastAsia="zh-CN"/>
          </w:rPr>
          <w:delText>SystemJ excels over</w:delText>
        </w:r>
        <w:r w:rsidR="008179BC" w:rsidRPr="00FA7A00" w:rsidDel="0024798E">
          <w:rPr>
            <w:rFonts w:eastAsia="SimSun" w:hint="eastAsia"/>
            <w:lang w:eastAsia="zh-CN"/>
          </w:rPr>
          <w:delText xml:space="preserve"> other </w:delText>
        </w:r>
        <w:r w:rsidR="008179BC" w:rsidDel="0024798E">
          <w:rPr>
            <w:rFonts w:hint="eastAsia"/>
            <w:lang w:eastAsia="zh-CN"/>
          </w:rPr>
          <w:delText xml:space="preserve">GALS system-level design </w:delText>
        </w:r>
        <w:r w:rsidR="008179BC" w:rsidDel="0024798E">
          <w:rPr>
            <w:lang w:eastAsia="zh-CN"/>
          </w:rPr>
          <w:delText>languages</w:delText>
        </w:r>
        <w:r w:rsidR="008179BC" w:rsidRPr="00FA7A00" w:rsidDel="0024798E">
          <w:rPr>
            <w:rFonts w:eastAsia="SimSun" w:hint="eastAsia"/>
            <w:lang w:eastAsia="zh-CN"/>
          </w:rPr>
          <w:delText xml:space="preserve"> </w:delText>
        </w:r>
        <w:r w:rsidR="003846ED" w:rsidRPr="00FA7A00" w:rsidDel="0024798E">
          <w:rPr>
            <w:rFonts w:eastAsia="SimSun" w:hint="eastAsia"/>
            <w:lang w:eastAsia="zh-CN"/>
          </w:rPr>
          <w:delText xml:space="preserve">particularly </w:delText>
        </w:r>
        <w:r w:rsidR="008179BC" w:rsidDel="0024798E">
          <w:rPr>
            <w:lang w:eastAsia="zh-CN"/>
          </w:rPr>
          <w:delText>in its capability of handling complex data-driven operations</w:delText>
        </w:r>
        <w:r w:rsidR="008179BC" w:rsidDel="0024798E">
          <w:rPr>
            <w:rFonts w:hint="eastAsia"/>
            <w:lang w:eastAsia="zh-CN"/>
          </w:rPr>
          <w:delText>, a feature empowered by</w:delText>
        </w:r>
        <w:r w:rsidR="008179BC" w:rsidDel="0024798E">
          <w:rPr>
            <w:lang w:eastAsia="zh-CN"/>
          </w:rPr>
          <w:delText xml:space="preserve"> Java programming language which is incorporated in SystemJ.</w:delText>
        </w:r>
        <w:r w:rsidR="005F543B" w:rsidRPr="00FA7A00" w:rsidDel="0024798E">
          <w:rPr>
            <w:rFonts w:eastAsia="SimSun" w:hint="eastAsia"/>
            <w:lang w:eastAsia="zh-CN"/>
          </w:rPr>
          <w:delText xml:space="preserve"> </w:delText>
        </w:r>
      </w:del>
    </w:p>
    <w:p w:rsidR="00433733" w:rsidRDefault="00B10D79">
      <w:pPr>
        <w:pStyle w:val="BodyText"/>
        <w:rPr>
          <w:ins w:id="224" w:author="Avinash" w:date="2014-04-05T12:12:00Z"/>
          <w:rFonts w:eastAsia="SimSun"/>
          <w:lang w:eastAsia="zh-CN"/>
        </w:rPr>
      </w:pPr>
      <w:r>
        <w:rPr>
          <w:lang w:eastAsia="zh-CN"/>
        </w:rPr>
        <w:t xml:space="preserve">On the top level, </w:t>
      </w:r>
      <w:r w:rsidR="003D109F" w:rsidRPr="00FA7A00">
        <w:rPr>
          <w:rFonts w:eastAsia="SimSun" w:hint="eastAsia"/>
          <w:lang w:eastAsia="zh-CN"/>
        </w:rPr>
        <w:t>a</w:t>
      </w:r>
      <w:r w:rsidR="005F543B">
        <w:rPr>
          <w:lang w:eastAsia="zh-CN"/>
        </w:rPr>
        <w:t xml:space="preserve"> </w:t>
      </w:r>
      <w:r w:rsidR="005F543B" w:rsidRPr="00FA7A00">
        <w:rPr>
          <w:rFonts w:eastAsia="SimSun" w:hint="eastAsia"/>
          <w:lang w:eastAsia="zh-CN"/>
        </w:rPr>
        <w:t>SystemJ</w:t>
      </w:r>
      <w:r>
        <w:rPr>
          <w:lang w:eastAsia="zh-CN"/>
        </w:rPr>
        <w:t xml:space="preserve"> </w:t>
      </w:r>
      <w:r w:rsidR="003D109F" w:rsidRPr="00FA7A00">
        <w:rPr>
          <w:rFonts w:eastAsia="SimSun" w:hint="eastAsia"/>
          <w:lang w:eastAsia="zh-CN"/>
        </w:rPr>
        <w:t xml:space="preserve">program </w:t>
      </w:r>
      <w:r>
        <w:rPr>
          <w:lang w:eastAsia="zh-CN"/>
        </w:rPr>
        <w:t xml:space="preserve">comprises a set of </w:t>
      </w:r>
      <w:r w:rsidR="003C2C1D">
        <w:rPr>
          <w:lang w:eastAsia="zh-CN"/>
        </w:rPr>
        <w:t>clock-domain</w:t>
      </w:r>
      <w:r>
        <w:rPr>
          <w:lang w:eastAsia="zh-CN"/>
        </w:rPr>
        <w:t>s</w:t>
      </w:r>
      <w:ins w:id="225" w:author="Avinash" w:date="2014-04-05T11:54:00Z">
        <w:r w:rsidR="000E53A0">
          <w:rPr>
            <w:rFonts w:eastAsia="SimSun"/>
            <w:lang w:eastAsia="zh-CN"/>
          </w:rPr>
          <w:t xml:space="preserve"> </w:t>
        </w:r>
      </w:ins>
      <w:del w:id="226" w:author="Avinash" w:date="2014-04-05T11:54:00Z">
        <w:r w:rsidDel="000E53A0">
          <w:rPr>
            <w:lang w:eastAsia="zh-CN"/>
          </w:rPr>
          <w:delText xml:space="preserve"> </w:delText>
        </w:r>
        <w:r w:rsidR="005237EB" w:rsidRPr="00FA7A00" w:rsidDel="000E53A0">
          <w:rPr>
            <w:rFonts w:eastAsia="SimSun" w:hint="eastAsia"/>
            <w:lang w:eastAsia="zh-CN"/>
          </w:rPr>
          <w:delText xml:space="preserve">(CD) </w:delText>
        </w:r>
      </w:del>
      <w:r>
        <w:rPr>
          <w:lang w:eastAsia="zh-CN"/>
        </w:rPr>
        <w:t>executing as</w:t>
      </w:r>
      <w:r w:rsidR="00C96BC2">
        <w:rPr>
          <w:lang w:eastAsia="zh-CN"/>
        </w:rPr>
        <w:t xml:space="preserve">ynchronously. </w:t>
      </w:r>
      <w:moveToRangeStart w:id="227" w:author="Avinash" w:date="2014-04-05T12:09:00Z" w:name="move384463095"/>
      <w:moveTo w:id="228" w:author="Avinash" w:date="2014-04-05T12:09:00Z">
        <w:r w:rsidR="004B568F">
          <w:rPr>
            <w:rFonts w:hint="eastAsia"/>
            <w:lang w:eastAsia="zh-CN"/>
          </w:rPr>
          <w:t>Each</w:t>
        </w:r>
        <w:r w:rsidR="004B568F">
          <w:rPr>
            <w:lang w:eastAsia="zh-CN"/>
          </w:rPr>
          <w:t xml:space="preserve"> clock-domain </w:t>
        </w:r>
        <w:r w:rsidR="004B568F" w:rsidRPr="00FA7A00">
          <w:rPr>
            <w:rFonts w:eastAsia="SimSun" w:hint="eastAsia"/>
            <w:lang w:eastAsia="zh-CN"/>
          </w:rPr>
          <w:t xml:space="preserve">is a composition of </w:t>
        </w:r>
        <w:r w:rsidR="004B568F">
          <w:rPr>
            <w:lang w:eastAsia="zh-CN"/>
          </w:rPr>
          <w:t xml:space="preserve">one or more </w:t>
        </w:r>
        <w:del w:id="229" w:author="Avinash" w:date="2014-04-05T12:10:00Z">
          <w:r w:rsidR="004B568F" w:rsidRPr="00FA7A00" w:rsidDel="00683464">
            <w:rPr>
              <w:rFonts w:eastAsia="SimSun" w:hint="eastAsia"/>
              <w:lang w:eastAsia="zh-CN"/>
            </w:rPr>
            <w:delText xml:space="preserve">threads, named </w:delText>
          </w:r>
        </w:del>
        <w:r w:rsidR="004B568F" w:rsidRPr="00FA7A00">
          <w:rPr>
            <w:rFonts w:eastAsia="SimSun" w:hint="eastAsia"/>
            <w:lang w:eastAsia="zh-CN"/>
          </w:rPr>
          <w:t>synchronous parallel reactions</w:t>
        </w:r>
        <w:del w:id="230" w:author="Avinash" w:date="2014-04-05T12:10:00Z">
          <w:r w:rsidR="004B568F" w:rsidRPr="00FA7A00" w:rsidDel="00FA1AC3">
            <w:rPr>
              <w:rFonts w:eastAsia="SimSun" w:hint="eastAsia"/>
              <w:lang w:eastAsia="zh-CN"/>
            </w:rPr>
            <w:delText xml:space="preserve"> </w:delText>
          </w:r>
        </w:del>
      </w:moveTo>
      <w:ins w:id="231" w:author="Avinash" w:date="2014-04-05T12:10:00Z">
        <w:r w:rsidR="001548F7">
          <w:rPr>
            <w:rFonts w:eastAsia="SimSun"/>
            <w:lang w:eastAsia="zh-CN"/>
          </w:rPr>
          <w:t>,</w:t>
        </w:r>
        <w:r w:rsidR="00FA1AC3">
          <w:rPr>
            <w:rFonts w:eastAsia="SimSun"/>
            <w:lang w:eastAsia="zh-CN"/>
          </w:rPr>
          <w:t xml:space="preserve"> </w:t>
        </w:r>
      </w:ins>
      <w:moveTo w:id="232" w:author="Avinash" w:date="2014-04-05T12:09:00Z">
        <w:r w:rsidR="004B568F" w:rsidRPr="00FA7A00">
          <w:rPr>
            <w:rFonts w:eastAsia="SimSun" w:hint="eastAsia"/>
            <w:lang w:eastAsia="zh-CN"/>
          </w:rPr>
          <w:t>which are</w:t>
        </w:r>
        <w:r w:rsidR="004B568F">
          <w:rPr>
            <w:lang w:eastAsia="zh-CN"/>
          </w:rPr>
          <w:t xml:space="preserve"> execut</w:t>
        </w:r>
        <w:r w:rsidR="004B568F" w:rsidRPr="00FA7A00">
          <w:rPr>
            <w:rFonts w:eastAsia="SimSun" w:hint="eastAsia"/>
            <w:lang w:eastAsia="zh-CN"/>
          </w:rPr>
          <w:t>ed</w:t>
        </w:r>
        <w:r w:rsidR="004B568F">
          <w:rPr>
            <w:lang w:eastAsia="zh-CN"/>
          </w:rPr>
          <w:t xml:space="preserve"> </w:t>
        </w:r>
        <w:del w:id="233" w:author="Avinash" w:date="2014-04-05T12:10:00Z">
          <w:r w:rsidR="004B568F" w:rsidDel="00EA729B">
            <w:rPr>
              <w:lang w:eastAsia="zh-CN"/>
            </w:rPr>
            <w:delText xml:space="preserve">synchronously </w:delText>
          </w:r>
        </w:del>
        <w:r w:rsidR="004B568F">
          <w:rPr>
            <w:lang w:eastAsia="zh-CN"/>
          </w:rPr>
          <w:t>in lock-step</w:t>
        </w:r>
        <w:r w:rsidR="004B568F" w:rsidRPr="00FA7A00">
          <w:rPr>
            <w:rFonts w:eastAsia="SimSun" w:hint="eastAsia"/>
            <w:lang w:eastAsia="zh-CN"/>
          </w:rPr>
          <w:t>s</w:t>
        </w:r>
        <w:r w:rsidR="004B568F">
          <w:rPr>
            <w:lang w:eastAsia="zh-CN"/>
          </w:rPr>
          <w:t xml:space="preserve"> </w:t>
        </w:r>
        <w:r w:rsidR="004B568F" w:rsidRPr="00FA7A00">
          <w:rPr>
            <w:rFonts w:eastAsia="SimSun" w:hint="eastAsia"/>
            <w:lang w:eastAsia="zh-CN"/>
          </w:rPr>
          <w:t xml:space="preserve">with </w:t>
        </w:r>
        <w:del w:id="234" w:author="Avinash" w:date="2014-04-05T12:10:00Z">
          <w:r w:rsidR="004B568F" w:rsidRPr="00FA7A00" w:rsidDel="00BF5DC2">
            <w:rPr>
              <w:rFonts w:eastAsia="SimSun" w:hint="eastAsia"/>
              <w:lang w:eastAsia="zh-CN"/>
            </w:rPr>
            <w:delText xml:space="preserve">a </w:delText>
          </w:r>
          <w:r w:rsidR="004B568F" w:rsidDel="00BF5DC2">
            <w:rPr>
              <w:lang w:eastAsia="zh-CN"/>
            </w:rPr>
            <w:delText>logic</w:delText>
          </w:r>
        </w:del>
        <w:ins w:id="235" w:author="Avinash" w:date="2014-04-05T12:10:00Z">
          <w:r w:rsidR="00BF5DC2" w:rsidRPr="00FA7A00">
            <w:rPr>
              <w:rFonts w:eastAsia="SimSun"/>
              <w:lang w:eastAsia="zh-CN"/>
            </w:rPr>
            <w:t>logic</w:t>
          </w:r>
        </w:ins>
        <w:r w:rsidR="004B568F">
          <w:rPr>
            <w:lang w:eastAsia="zh-CN"/>
          </w:rPr>
          <w:t xml:space="preserve"> tick of the clock-domain. Reactions within the same clock-domain exploit synchronous broadcast mechanism </w:t>
        </w:r>
        <w:r w:rsidR="004B568F" w:rsidRPr="00FA7A00">
          <w:rPr>
            <w:rFonts w:eastAsia="SimSun" w:hint="eastAsia"/>
            <w:lang w:eastAsia="zh-CN"/>
          </w:rPr>
          <w:t>on</w:t>
        </w:r>
        <w:r w:rsidR="004B568F">
          <w:rPr>
            <w:lang w:eastAsia="zh-CN"/>
          </w:rPr>
          <w:t xml:space="preserve"> signals to communicate with each other.</w:t>
        </w:r>
        <w:del w:id="236" w:author="Avinash" w:date="2014-04-05T12:10:00Z">
          <w:r w:rsidR="004B568F" w:rsidDel="00C6341A">
            <w:rPr>
              <w:lang w:eastAsia="zh-CN"/>
            </w:rPr>
            <w:delText xml:space="preserve"> Children reactions can be nested.</w:delText>
          </w:r>
          <w:r w:rsidR="004B568F" w:rsidDel="000F46EF">
            <w:rPr>
              <w:lang w:eastAsia="zh-CN"/>
            </w:rPr>
            <w:delText xml:space="preserve"> </w:delText>
          </w:r>
        </w:del>
      </w:moveTo>
      <w:ins w:id="237" w:author="Avinash" w:date="2014-04-05T12:10:00Z">
        <w:r w:rsidR="000F46EF">
          <w:rPr>
            <w:lang w:eastAsia="zh-CN"/>
          </w:rPr>
          <w:t xml:space="preserve"> Reactions can themselves be composed of more </w:t>
        </w:r>
      </w:ins>
      <w:ins w:id="238" w:author="Avinash" w:date="2014-04-05T12:11:00Z">
        <w:r w:rsidR="000F46EF">
          <w:rPr>
            <w:lang w:eastAsia="zh-CN"/>
          </w:rPr>
          <w:t xml:space="preserve">synchronous parallel </w:t>
        </w:r>
      </w:ins>
      <w:ins w:id="239" w:author="Avinash" w:date="2014-04-05T12:10:00Z">
        <w:r w:rsidR="000F46EF">
          <w:rPr>
            <w:lang w:eastAsia="zh-CN"/>
          </w:rPr>
          <w:t>reactions</w:t>
        </w:r>
      </w:ins>
      <w:ins w:id="240" w:author="Avinash" w:date="2014-04-05T12:11:00Z">
        <w:r w:rsidR="000F46EF">
          <w:rPr>
            <w:lang w:eastAsia="zh-CN"/>
          </w:rPr>
          <w:t xml:space="preserve">, thereby forming a hierarchy. </w:t>
        </w:r>
        <w:r w:rsidR="006565C2">
          <w:rPr>
            <w:lang w:eastAsia="zh-CN"/>
          </w:rPr>
          <w:t xml:space="preserve">Finally, </w:t>
        </w:r>
      </w:ins>
      <w:moveTo w:id="241" w:author="Avinash" w:date="2014-04-05T12:09:00Z">
        <w:del w:id="242" w:author="Avinash" w:date="2014-04-05T12:11:00Z">
          <w:r w:rsidR="004B568F" w:rsidDel="006F656F">
            <w:rPr>
              <w:lang w:eastAsia="zh-CN"/>
            </w:rPr>
            <w:delText>Furthermore, every</w:delText>
          </w:r>
        </w:del>
      </w:moveTo>
      <w:ins w:id="243" w:author="Avinash" w:date="2014-04-05T12:11:00Z">
        <w:r w:rsidR="006937EC">
          <w:rPr>
            <w:lang w:eastAsia="zh-CN"/>
          </w:rPr>
          <w:t>e</w:t>
        </w:r>
        <w:r w:rsidR="006F656F">
          <w:rPr>
            <w:lang w:eastAsia="zh-CN"/>
          </w:rPr>
          <w:t>very</w:t>
        </w:r>
      </w:ins>
      <w:moveTo w:id="244" w:author="Avinash" w:date="2014-04-05T12:09:00Z">
        <w:r w:rsidR="004B568F">
          <w:rPr>
            <w:lang w:eastAsia="zh-CN"/>
          </w:rPr>
          <w:t xml:space="preserve"> </w:t>
        </w:r>
        <w:del w:id="245" w:author="Avinash" w:date="2014-04-05T12:11:00Z">
          <w:r w:rsidR="004B568F" w:rsidDel="004E290A">
            <w:rPr>
              <w:lang w:eastAsia="zh-CN"/>
            </w:rPr>
            <w:delText>clock-domain</w:delText>
          </w:r>
        </w:del>
      </w:moveTo>
      <w:ins w:id="246" w:author="Avinash" w:date="2014-04-05T12:11:00Z">
        <w:r w:rsidR="004E290A">
          <w:rPr>
            <w:lang w:eastAsia="zh-CN"/>
          </w:rPr>
          <w:t>reaction in the clock-domain</w:t>
        </w:r>
      </w:ins>
      <w:moveTo w:id="247" w:author="Avinash" w:date="2014-04-05T12:09:00Z">
        <w:r w:rsidR="004B568F">
          <w:rPr>
            <w:lang w:eastAsia="zh-CN"/>
          </w:rPr>
          <w:t xml:space="preserve"> communicates with the environment through a set of interface </w:t>
        </w:r>
      </w:moveTo>
      <w:ins w:id="248" w:author="Avinash" w:date="2014-04-05T12:11:00Z">
        <w:r w:rsidR="00B72CB6">
          <w:rPr>
            <w:lang w:eastAsia="zh-CN"/>
          </w:rPr>
          <w:t xml:space="preserve">input and output </w:t>
        </w:r>
      </w:ins>
      <w:moveTo w:id="249" w:author="Avinash" w:date="2014-04-05T12:09:00Z">
        <w:r w:rsidR="004B568F">
          <w:rPr>
            <w:lang w:eastAsia="zh-CN"/>
          </w:rPr>
          <w:t>signals.</w:t>
        </w:r>
      </w:moveTo>
      <w:moveToRangeEnd w:id="227"/>
      <w:ins w:id="250" w:author="Avinash" w:date="2014-04-05T12:09:00Z">
        <w:r w:rsidR="00FB684C">
          <w:rPr>
            <w:lang w:eastAsia="zh-CN"/>
          </w:rPr>
          <w:t xml:space="preserve"> </w:t>
        </w:r>
        <w:r w:rsidR="00F94099">
          <w:rPr>
            <w:lang w:eastAsia="zh-CN"/>
          </w:rPr>
          <w:t xml:space="preserve">At the beginning </w:t>
        </w:r>
        <w:r w:rsidR="00D80226">
          <w:rPr>
            <w:lang w:eastAsia="zh-CN"/>
          </w:rPr>
          <w:t>of each clock-domain tic</w:t>
        </w:r>
      </w:ins>
      <w:ins w:id="251" w:author="Avinash" w:date="2014-04-05T12:10:00Z">
        <w:r w:rsidR="00D80226">
          <w:rPr>
            <w:lang w:eastAsia="zh-CN"/>
          </w:rPr>
          <w:t xml:space="preserve">k </w:t>
        </w:r>
      </w:ins>
      <w:ins w:id="252" w:author="Avinash" w:date="2014-04-05T12:11:00Z">
        <w:r w:rsidR="00D6656B">
          <w:rPr>
            <w:lang w:eastAsia="zh-CN"/>
          </w:rPr>
          <w:t xml:space="preserve">the input </w:t>
        </w:r>
        <w:proofErr w:type="gramStart"/>
        <w:r w:rsidR="00D6656B">
          <w:rPr>
            <w:lang w:eastAsia="zh-CN"/>
          </w:rPr>
          <w:t>signal are</w:t>
        </w:r>
        <w:proofErr w:type="gramEnd"/>
        <w:r w:rsidR="00D6656B">
          <w:rPr>
            <w:lang w:eastAsia="zh-CN"/>
          </w:rPr>
          <w:t xml:space="preserve"> captured, a reaction function processes these input signals and emits outputs signals. These output signals are presented to the environment at the end of the </w:t>
        </w:r>
      </w:ins>
      <w:ins w:id="253" w:author="Avinash" w:date="2014-04-05T12:12:00Z">
        <w:r w:rsidR="00D6656B">
          <w:rPr>
            <w:lang w:eastAsia="zh-CN"/>
          </w:rPr>
          <w:t>clock-domain tick.</w:t>
        </w:r>
        <w:r w:rsidR="00605A06">
          <w:rPr>
            <w:lang w:eastAsia="zh-CN"/>
          </w:rPr>
          <w:t xml:space="preserve"> </w:t>
        </w:r>
      </w:ins>
      <w:r w:rsidR="00C96BC2">
        <w:rPr>
          <w:lang w:eastAsia="zh-CN"/>
        </w:rPr>
        <w:t>Inter</w:t>
      </w:r>
      <w:r w:rsidR="007567A5" w:rsidRPr="00FA7A00">
        <w:rPr>
          <w:rFonts w:eastAsia="SimSun" w:hint="eastAsia"/>
          <w:lang w:eastAsia="zh-CN"/>
        </w:rPr>
        <w:t xml:space="preserve"> </w:t>
      </w:r>
      <w:r w:rsidR="003C2C1D">
        <w:rPr>
          <w:lang w:eastAsia="zh-CN"/>
        </w:rPr>
        <w:t>clock-domain</w:t>
      </w:r>
      <w:r>
        <w:rPr>
          <w:lang w:eastAsia="zh-CN"/>
        </w:rPr>
        <w:t xml:space="preserve"> communication is achieved by implementing CSP style rendezvous mechanism through point-to-point unidirectional channels.</w:t>
      </w:r>
      <w:r w:rsidR="00C96BC2" w:rsidRPr="00FA7A00">
        <w:rPr>
          <w:rFonts w:eastAsia="SimSun" w:hint="eastAsia"/>
          <w:lang w:eastAsia="zh-CN"/>
        </w:rPr>
        <w:t xml:space="preserve"> </w:t>
      </w:r>
    </w:p>
    <w:p w:rsidR="005F6710" w:rsidRPr="00605A06" w:rsidRDefault="00B10D79">
      <w:pPr>
        <w:pStyle w:val="BodyText"/>
        <w:rPr>
          <w:lang w:eastAsia="zh-CN"/>
          <w:rPrChange w:id="254" w:author="Avinash" w:date="2014-04-05T12:12:00Z">
            <w:rPr>
              <w:rFonts w:eastAsia="SimSun"/>
              <w:lang w:eastAsia="zh-CN"/>
            </w:rPr>
          </w:rPrChange>
        </w:rPr>
      </w:pPr>
      <w:moveFromRangeStart w:id="255" w:author="Avinash" w:date="2014-04-05T12:09:00Z" w:name="move384463095"/>
      <w:moveFrom w:id="256" w:author="Avinash" w:date="2014-04-05T12:09:00Z">
        <w:r w:rsidDel="004B568F">
          <w:rPr>
            <w:rFonts w:hint="eastAsia"/>
            <w:lang w:eastAsia="zh-CN"/>
          </w:rPr>
          <w:t>Each</w:t>
        </w:r>
        <w:r w:rsidDel="004B568F">
          <w:rPr>
            <w:lang w:eastAsia="zh-CN"/>
          </w:rPr>
          <w:t xml:space="preserve"> </w:t>
        </w:r>
        <w:r w:rsidR="003C2C1D" w:rsidDel="004B568F">
          <w:rPr>
            <w:lang w:eastAsia="zh-CN"/>
          </w:rPr>
          <w:t>clock-domain</w:t>
        </w:r>
        <w:r w:rsidDel="004B568F">
          <w:rPr>
            <w:lang w:eastAsia="zh-CN"/>
          </w:rPr>
          <w:t xml:space="preserve"> </w:t>
        </w:r>
        <w:r w:rsidR="005D58A1" w:rsidRPr="00FA7A00" w:rsidDel="004B568F">
          <w:rPr>
            <w:rFonts w:eastAsia="SimSun" w:hint="eastAsia"/>
            <w:lang w:eastAsia="zh-CN"/>
          </w:rPr>
          <w:t>is</w:t>
        </w:r>
        <w:r w:rsidR="000C1848" w:rsidRPr="00FA7A00" w:rsidDel="004B568F">
          <w:rPr>
            <w:rFonts w:eastAsia="SimSun" w:hint="eastAsia"/>
            <w:lang w:eastAsia="zh-CN"/>
          </w:rPr>
          <w:t xml:space="preserve"> a composition of </w:t>
        </w:r>
        <w:r w:rsidDel="004B568F">
          <w:rPr>
            <w:lang w:eastAsia="zh-CN"/>
          </w:rPr>
          <w:t xml:space="preserve">one or more </w:t>
        </w:r>
        <w:r w:rsidR="000C1848" w:rsidRPr="00FA7A00" w:rsidDel="004B568F">
          <w:rPr>
            <w:rFonts w:eastAsia="SimSun" w:hint="eastAsia"/>
            <w:lang w:eastAsia="zh-CN"/>
          </w:rPr>
          <w:t>threads, named synchronous parallel reactions which are</w:t>
        </w:r>
        <w:r w:rsidR="000C1848" w:rsidDel="004B568F">
          <w:rPr>
            <w:lang w:eastAsia="zh-CN"/>
          </w:rPr>
          <w:t xml:space="preserve"> execut</w:t>
        </w:r>
        <w:r w:rsidR="000C1848" w:rsidRPr="00FA7A00" w:rsidDel="004B568F">
          <w:rPr>
            <w:rFonts w:eastAsia="SimSun" w:hint="eastAsia"/>
            <w:lang w:eastAsia="zh-CN"/>
          </w:rPr>
          <w:t>ed</w:t>
        </w:r>
        <w:r w:rsidDel="004B568F">
          <w:rPr>
            <w:lang w:eastAsia="zh-CN"/>
          </w:rPr>
          <w:t xml:space="preserve"> synchronously in </w:t>
        </w:r>
        <w:r w:rsidR="00D4023A" w:rsidDel="004B568F">
          <w:rPr>
            <w:lang w:eastAsia="zh-CN"/>
          </w:rPr>
          <w:t>lock-step</w:t>
        </w:r>
        <w:r w:rsidR="00597060" w:rsidRPr="00FA7A00" w:rsidDel="004B568F">
          <w:rPr>
            <w:rFonts w:eastAsia="SimSun" w:hint="eastAsia"/>
            <w:lang w:eastAsia="zh-CN"/>
          </w:rPr>
          <w:t>s</w:t>
        </w:r>
        <w:r w:rsidDel="004B568F">
          <w:rPr>
            <w:lang w:eastAsia="zh-CN"/>
          </w:rPr>
          <w:t xml:space="preserve"> </w:t>
        </w:r>
        <w:r w:rsidR="005D58A1" w:rsidRPr="00FA7A00" w:rsidDel="004B568F">
          <w:rPr>
            <w:rFonts w:eastAsia="SimSun" w:hint="eastAsia"/>
            <w:lang w:eastAsia="zh-CN"/>
          </w:rPr>
          <w:t xml:space="preserve">with a </w:t>
        </w:r>
        <w:r w:rsidDel="004B568F">
          <w:rPr>
            <w:lang w:eastAsia="zh-CN"/>
          </w:rPr>
          <w:t xml:space="preserve">logic tick of the </w:t>
        </w:r>
        <w:r w:rsidR="003C2C1D" w:rsidDel="004B568F">
          <w:rPr>
            <w:lang w:eastAsia="zh-CN"/>
          </w:rPr>
          <w:t>clock-domain</w:t>
        </w:r>
        <w:r w:rsidDel="004B568F">
          <w:rPr>
            <w:lang w:eastAsia="zh-CN"/>
          </w:rPr>
          <w:t xml:space="preserve">. Reactions within the same </w:t>
        </w:r>
        <w:r w:rsidR="003C2C1D" w:rsidDel="004B568F">
          <w:rPr>
            <w:lang w:eastAsia="zh-CN"/>
          </w:rPr>
          <w:t>clock-domain</w:t>
        </w:r>
        <w:r w:rsidDel="004B568F">
          <w:rPr>
            <w:lang w:eastAsia="zh-CN"/>
          </w:rPr>
          <w:t xml:space="preserve"> exploit synchronous broadcast mechanism </w:t>
        </w:r>
        <w:r w:rsidR="0015604D" w:rsidRPr="00FA7A00" w:rsidDel="004B568F">
          <w:rPr>
            <w:rFonts w:eastAsia="SimSun" w:hint="eastAsia"/>
            <w:lang w:eastAsia="zh-CN"/>
          </w:rPr>
          <w:t>on</w:t>
        </w:r>
        <w:r w:rsidDel="004B568F">
          <w:rPr>
            <w:lang w:eastAsia="zh-CN"/>
          </w:rPr>
          <w:t xml:space="preserve"> signals to communicate with each other. Children reactions can be nested. Furthermore, every </w:t>
        </w:r>
        <w:r w:rsidR="003C2C1D" w:rsidDel="004B568F">
          <w:rPr>
            <w:lang w:eastAsia="zh-CN"/>
          </w:rPr>
          <w:t>clock-domain</w:t>
        </w:r>
        <w:r w:rsidDel="004B568F">
          <w:rPr>
            <w:lang w:eastAsia="zh-CN"/>
          </w:rPr>
          <w:t xml:space="preserve"> communicates with the environment through a set of interface signals.</w:t>
        </w:r>
        <w:r w:rsidR="007657DF" w:rsidRPr="007657DF" w:rsidDel="004B568F">
          <w:rPr>
            <w:rFonts w:hint="eastAsia"/>
          </w:rPr>
          <w:t xml:space="preserve"> </w:t>
        </w:r>
      </w:moveFrom>
      <w:moveFromRangeEnd w:id="255"/>
      <w:r w:rsidR="007657DF" w:rsidRPr="00A55A13">
        <w:rPr>
          <w:rFonts w:hint="eastAsia"/>
        </w:rPr>
        <w:t>A complete list of SystemJ kernel statements is shown in</w:t>
      </w:r>
      <w:r w:rsidR="001473A1" w:rsidRPr="00493A10">
        <w:rPr>
          <w:rFonts w:eastAsia="SimSun" w:hint="eastAsia"/>
          <w:lang w:eastAsia="zh-CN"/>
        </w:rPr>
        <w:t xml:space="preserve"> </w:t>
      </w:r>
      <w:r w:rsidR="001473A1" w:rsidRPr="00493A10">
        <w:rPr>
          <w:rFonts w:eastAsia="SimSun"/>
          <w:lang w:eastAsia="zh-CN"/>
        </w:rPr>
        <w:fldChar w:fldCharType="begin"/>
      </w:r>
      <w:r w:rsidR="001473A1" w:rsidRPr="00493A10">
        <w:rPr>
          <w:rFonts w:eastAsia="SimSun"/>
          <w:lang w:eastAsia="zh-CN"/>
        </w:rPr>
        <w:instrText xml:space="preserve"> </w:instrText>
      </w:r>
      <w:r w:rsidR="001473A1" w:rsidRPr="00493A10">
        <w:rPr>
          <w:rFonts w:eastAsia="SimSun" w:hint="eastAsia"/>
          <w:lang w:eastAsia="zh-CN"/>
        </w:rPr>
        <w:instrText>REF _Ref384087498 \r \h</w:instrText>
      </w:r>
      <w:r w:rsidR="001473A1" w:rsidRPr="00493A10">
        <w:rPr>
          <w:rFonts w:eastAsia="SimSun"/>
          <w:lang w:eastAsia="zh-CN"/>
        </w:rPr>
        <w:instrText xml:space="preserve"> </w:instrText>
      </w:r>
      <w:r w:rsidR="001473A1" w:rsidRPr="00493A10">
        <w:rPr>
          <w:rFonts w:eastAsia="SimSun"/>
          <w:lang w:eastAsia="zh-CN"/>
        </w:rPr>
      </w:r>
      <w:r w:rsidR="001473A1" w:rsidRPr="00493A10">
        <w:rPr>
          <w:rFonts w:eastAsia="SimSun"/>
          <w:lang w:eastAsia="zh-CN"/>
        </w:rPr>
        <w:fldChar w:fldCharType="separate"/>
      </w:r>
      <w:r w:rsidR="008419BC">
        <w:rPr>
          <w:rFonts w:eastAsia="SimSun"/>
          <w:lang w:eastAsia="zh-CN"/>
        </w:rPr>
        <w:t xml:space="preserve">TABLE II. </w:t>
      </w:r>
      <w:r w:rsidR="001473A1" w:rsidRPr="00493A10">
        <w:rPr>
          <w:rFonts w:eastAsia="SimSun"/>
          <w:lang w:eastAsia="zh-CN"/>
        </w:rPr>
        <w:fldChar w:fldCharType="end"/>
      </w:r>
    </w:p>
    <w:p w:rsidR="005F6710" w:rsidRPr="00892D65" w:rsidRDefault="005F6710" w:rsidP="005F6710">
      <w:pPr>
        <w:pStyle w:val="tablehead"/>
        <w:rPr>
          <w:rFonts w:eastAsia="MS Mincho"/>
          <w:noProof w:val="0"/>
          <w:spacing w:val="-1"/>
        </w:rPr>
      </w:pPr>
      <w:bookmarkStart w:id="257" w:name="_Ref384087498"/>
      <w:r>
        <w:rPr>
          <w:rFonts w:hint="eastAsia"/>
          <w:lang w:eastAsia="zh-CN"/>
        </w:rPr>
        <w:t>SystemJ kernel statements</w:t>
      </w:r>
      <w:bookmarkEnd w:id="257"/>
    </w:p>
    <w:tbl>
      <w:tblPr>
        <w:tblW w:w="0" w:type="auto"/>
        <w:jc w:val="center"/>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6"/>
        <w:gridCol w:w="2550"/>
      </w:tblGrid>
      <w:tr w:rsidR="005F6710" w:rsidRPr="00F05762" w:rsidTr="00FA7A00">
        <w:trPr>
          <w:jc w:val="center"/>
        </w:trPr>
        <w:tc>
          <w:tcPr>
            <w:tcW w:w="2276" w:type="dxa"/>
            <w:shd w:val="clear" w:color="auto" w:fill="auto"/>
          </w:tcPr>
          <w:p w:rsidR="005F6710" w:rsidRPr="00FA7A00" w:rsidRDefault="005F6710" w:rsidP="00FA7A00">
            <w:pPr>
              <w:pStyle w:val="BodyText"/>
              <w:keepNext/>
              <w:keepLines/>
              <w:spacing w:before="200" w:after="0"/>
              <w:ind w:firstLine="0"/>
              <w:jc w:val="center"/>
              <w:outlineLvl w:val="5"/>
              <w:rPr>
                <w:rFonts w:ascii="Consolas" w:eastAsia="SimSun" w:hAnsi="Consolas" w:cs="Consolas"/>
                <w:b/>
                <w:sz w:val="16"/>
                <w:szCs w:val="16"/>
                <w:lang w:eastAsia="ko-KR"/>
              </w:rPr>
            </w:pPr>
            <w:r w:rsidRPr="00FA7A00">
              <w:rPr>
                <w:rFonts w:eastAsia="SimSun"/>
                <w:b/>
                <w:sz w:val="16"/>
                <w:szCs w:val="16"/>
                <w:lang w:eastAsia="ko-KR"/>
              </w:rPr>
              <w:t>Statement</w:t>
            </w:r>
          </w:p>
        </w:tc>
        <w:tc>
          <w:tcPr>
            <w:tcW w:w="2550" w:type="dxa"/>
            <w:shd w:val="clear" w:color="auto" w:fill="auto"/>
          </w:tcPr>
          <w:p w:rsidR="005F6710" w:rsidRPr="00FA7A00" w:rsidRDefault="005F6710" w:rsidP="00FA7A00">
            <w:pPr>
              <w:pStyle w:val="BodyText"/>
              <w:spacing w:after="0"/>
              <w:ind w:firstLine="0"/>
              <w:jc w:val="center"/>
              <w:rPr>
                <w:rFonts w:eastAsia="SimSun"/>
                <w:b/>
                <w:sz w:val="16"/>
                <w:szCs w:val="16"/>
                <w:lang w:eastAsia="ko-KR"/>
              </w:rPr>
            </w:pPr>
            <w:r w:rsidRPr="00FA7A00">
              <w:rPr>
                <w:rFonts w:eastAsia="SimSun"/>
                <w:b/>
                <w:sz w:val="16"/>
                <w:szCs w:val="16"/>
                <w:lang w:eastAsia="ko-KR"/>
              </w:rPr>
              <w:t>Description</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p1;p2</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p1 and p2 in sequence</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pause</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Consumes a logical instant of time (a tick boundary)</w:t>
            </w:r>
          </w:p>
        </w:tc>
      </w:tr>
      <w:tr w:rsidR="005F6710" w:rsidRPr="00F05762" w:rsidTr="00FA7A00">
        <w:trPr>
          <w:trHeight w:val="56"/>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[input] [output] [type] signal S</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Declaring a pure or valued signal</w:t>
            </w:r>
          </w:p>
        </w:tc>
      </w:tr>
      <w:tr w:rsidR="005F6710" w:rsidRPr="00F05762" w:rsidTr="00FA7A00">
        <w:trPr>
          <w:trHeight w:val="56"/>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emit S [(</w:t>
            </w:r>
            <w:proofErr w:type="spellStart"/>
            <w:r w:rsidRPr="00FA7A00">
              <w:rPr>
                <w:rFonts w:ascii="Consolas" w:eastAsia="SimSun" w:hAnsi="Consolas" w:cs="Consolas"/>
                <w:sz w:val="16"/>
                <w:szCs w:val="16"/>
                <w:lang w:eastAsia="ko-KR"/>
              </w:rPr>
              <w:t>exp</w:t>
            </w:r>
            <w:proofErr w:type="spellEnd"/>
            <w:r w:rsidRPr="00FA7A00">
              <w:rPr>
                <w:rFonts w:ascii="Consolas" w:eastAsia="SimSun" w:hAnsi="Consolas" w:cs="Consolas"/>
                <w:sz w:val="16"/>
                <w:szCs w:val="16"/>
                <w:lang w:eastAsia="ko-KR"/>
              </w:rPr>
              <w:t>)]</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Emitting a signal with a</w:t>
            </w:r>
            <w:r w:rsidR="001D2155">
              <w:rPr>
                <w:rFonts w:eastAsia="SimSun"/>
                <w:sz w:val="16"/>
                <w:szCs w:val="16"/>
                <w:lang w:eastAsia="ko-KR"/>
              </w:rPr>
              <w:t>n</w:t>
            </w:r>
            <w:r w:rsidRPr="00FA7A00">
              <w:rPr>
                <w:rFonts w:eastAsia="SimSun"/>
                <w:sz w:val="16"/>
                <w:szCs w:val="16"/>
                <w:lang w:eastAsia="ko-KR"/>
              </w:rPr>
              <w:t xml:space="preserve"> </w:t>
            </w:r>
            <w:r w:rsidRPr="00FA7A00">
              <w:rPr>
                <w:rFonts w:eastAsia="SimSun" w:hint="eastAsia"/>
                <w:sz w:val="16"/>
                <w:szCs w:val="16"/>
                <w:lang w:eastAsia="zh-CN"/>
              </w:rPr>
              <w:t>optional</w:t>
            </w:r>
            <w:r w:rsidRPr="00FA7A00">
              <w:rPr>
                <w:rFonts w:eastAsia="SimSun"/>
                <w:sz w:val="16"/>
                <w:szCs w:val="16"/>
                <w:lang w:eastAsia="ko-KR"/>
              </w:rPr>
              <w:t xml:space="preserve"> value</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while(true) p</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Temporal loop</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present(S){p1}else{p2}</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If signal S is present do p1 else do p2</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[weak] abort ([immediate] S) {p}</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 xml:space="preserve">Preempt if S </w:t>
            </w:r>
            <w:r w:rsidRPr="00FA7A00">
              <w:rPr>
                <w:rFonts w:eastAsia="SimSun" w:hint="eastAsia"/>
                <w:sz w:val="16"/>
                <w:szCs w:val="16"/>
                <w:lang w:eastAsia="ko-KR"/>
              </w:rPr>
              <w:t>is</w:t>
            </w:r>
            <w:r w:rsidRPr="00FA7A00">
              <w:rPr>
                <w:rFonts w:eastAsia="SimSun"/>
                <w:sz w:val="16"/>
                <w:szCs w:val="16"/>
                <w:lang w:eastAsia="ko-KR"/>
              </w:rPr>
              <w:t xml:space="preserve"> present </w:t>
            </w:r>
            <w:r w:rsidRPr="00FA7A00" w:rsidDel="008F7D06">
              <w:rPr>
                <w:rFonts w:eastAsia="SimSun"/>
                <w:sz w:val="16"/>
                <w:szCs w:val="16"/>
                <w:lang w:eastAsia="ko-KR"/>
              </w:rPr>
              <w:t xml:space="preserve"> </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[weak] suspend ([immediate] S) {p}</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 xml:space="preserve">Suspend for 1 tick if S </w:t>
            </w:r>
            <w:r w:rsidRPr="00FA7A00">
              <w:rPr>
                <w:rFonts w:eastAsia="SimSun" w:hint="eastAsia"/>
                <w:sz w:val="16"/>
                <w:szCs w:val="16"/>
                <w:lang w:eastAsia="ko-KR"/>
              </w:rPr>
              <w:t>is present</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trap (T) {p}</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Software exception</w:t>
            </w:r>
          </w:p>
        </w:tc>
      </w:tr>
      <w:tr w:rsidR="005F6710" w:rsidRPr="00623409"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exit T</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 xml:space="preserve">Throw a software </w:t>
            </w:r>
            <w:proofErr w:type="spellStart"/>
            <w:r w:rsidRPr="00FA7A00">
              <w:rPr>
                <w:rFonts w:eastAsia="SimSun"/>
                <w:sz w:val="16"/>
                <w:szCs w:val="16"/>
                <w:lang w:eastAsia="ko-KR"/>
              </w:rPr>
              <w:t>execption</w:t>
            </w:r>
            <w:proofErr w:type="spellEnd"/>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p1 || p2</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Run p1 and p2 in lock-step parallel</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[input] [output] [type] channel C</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Declaring input or output channel</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 xml:space="preserve">send </w:t>
            </w:r>
            <w:r w:rsidRPr="00FA7A00">
              <w:rPr>
                <w:rFonts w:ascii="Consolas" w:eastAsia="SimSun" w:hAnsi="Consolas" w:cs="Consolas" w:hint="eastAsia"/>
                <w:sz w:val="16"/>
                <w:szCs w:val="16"/>
                <w:lang w:eastAsia="ko-KR"/>
              </w:rPr>
              <w:t>C[(</w:t>
            </w:r>
            <w:proofErr w:type="spellStart"/>
            <w:r w:rsidRPr="00FA7A00">
              <w:rPr>
                <w:rFonts w:ascii="Consolas" w:eastAsia="SimSun" w:hAnsi="Consolas" w:cs="Consolas" w:hint="eastAsia"/>
                <w:sz w:val="16"/>
                <w:szCs w:val="16"/>
                <w:lang w:eastAsia="ko-KR"/>
              </w:rPr>
              <w:t>exp</w:t>
            </w:r>
            <w:proofErr w:type="spellEnd"/>
            <w:r w:rsidRPr="00FA7A00">
              <w:rPr>
                <w:rFonts w:ascii="Consolas" w:eastAsia="SimSun" w:hAnsi="Consolas" w:cs="Consolas" w:hint="eastAsia"/>
                <w:sz w:val="16"/>
                <w:szCs w:val="16"/>
                <w:lang w:eastAsia="ko-KR"/>
              </w:rPr>
              <w:t>)</w:t>
            </w:r>
            <w:r w:rsidRPr="00FA7A00">
              <w:rPr>
                <w:rFonts w:ascii="Consolas" w:eastAsia="SimSun" w:hAnsi="Consolas" w:cs="Consolas"/>
                <w:sz w:val="16"/>
                <w:szCs w:val="16"/>
                <w:lang w:eastAsia="ko-KR"/>
              </w:rPr>
              <w:t>]</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Sending data over the channel</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receive C</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Receiving data over the channel</w:t>
            </w:r>
          </w:p>
        </w:tc>
      </w:tr>
      <w:tr w:rsidR="005F6710" w:rsidRPr="00F05762" w:rsidTr="00FA7A00">
        <w:trPr>
          <w:jc w:val="center"/>
        </w:trPr>
        <w:tc>
          <w:tcPr>
            <w:tcW w:w="2276" w:type="dxa"/>
            <w:shd w:val="clear" w:color="auto" w:fill="auto"/>
          </w:tcPr>
          <w:p w:rsidR="005F6710" w:rsidRPr="00FA7A00" w:rsidRDefault="005F6710" w:rsidP="00FA7A00">
            <w:pPr>
              <w:pStyle w:val="BodyText"/>
              <w:spacing w:after="0"/>
              <w:ind w:firstLine="0"/>
              <w:jc w:val="left"/>
              <w:rPr>
                <w:rFonts w:ascii="Consolas" w:eastAsia="SimSun" w:hAnsi="Consolas" w:cs="Consolas"/>
                <w:sz w:val="16"/>
                <w:szCs w:val="16"/>
                <w:lang w:eastAsia="ko-KR"/>
              </w:rPr>
            </w:pPr>
            <w:r w:rsidRPr="00FA7A00">
              <w:rPr>
                <w:rFonts w:ascii="Consolas" w:eastAsia="SimSun" w:hAnsi="Consolas" w:cs="Consolas"/>
                <w:sz w:val="16"/>
                <w:szCs w:val="16"/>
                <w:lang w:eastAsia="ko-KR"/>
              </w:rPr>
              <w:t>#C</w:t>
            </w:r>
          </w:p>
        </w:tc>
        <w:tc>
          <w:tcPr>
            <w:tcW w:w="2550" w:type="dxa"/>
            <w:shd w:val="clear" w:color="auto" w:fill="auto"/>
          </w:tcPr>
          <w:p w:rsidR="005F6710" w:rsidRPr="00FA7A00" w:rsidRDefault="005F6710" w:rsidP="00FA7A00">
            <w:pPr>
              <w:pStyle w:val="BodyText"/>
              <w:spacing w:after="0"/>
              <w:ind w:firstLine="0"/>
              <w:rPr>
                <w:rFonts w:eastAsia="SimSun"/>
                <w:sz w:val="16"/>
                <w:szCs w:val="16"/>
                <w:lang w:eastAsia="ko-KR"/>
              </w:rPr>
            </w:pPr>
            <w:r w:rsidRPr="00FA7A00">
              <w:rPr>
                <w:rFonts w:eastAsia="SimSun"/>
                <w:sz w:val="16"/>
                <w:szCs w:val="16"/>
                <w:lang w:eastAsia="ko-KR"/>
              </w:rPr>
              <w:t>Retrieving data from a valued signal or channel</w:t>
            </w:r>
          </w:p>
        </w:tc>
      </w:tr>
    </w:tbl>
    <w:p w:rsidR="005F6710" w:rsidRPr="00FA7A00" w:rsidRDefault="005F6710" w:rsidP="006C4D85">
      <w:pPr>
        <w:pStyle w:val="BodyText"/>
        <w:rPr>
          <w:rFonts w:eastAsia="SimSun"/>
          <w:lang w:eastAsia="zh-CN"/>
        </w:rPr>
      </w:pPr>
    </w:p>
    <w:p w:rsidR="001D6956" w:rsidRPr="000E6F17" w:rsidRDefault="005F543B" w:rsidP="007657DF">
      <w:pPr>
        <w:pStyle w:val="BodyText"/>
        <w:rPr>
          <w:rFonts w:eastAsia="SimSun"/>
          <w:lang w:eastAsia="zh-CN"/>
        </w:rPr>
      </w:pPr>
      <w:r w:rsidRPr="00FA7A00">
        <w:rPr>
          <w:rFonts w:eastAsia="SimSun" w:hint="eastAsia"/>
          <w:lang w:eastAsia="zh-CN"/>
        </w:rPr>
        <w:t>In SystemJ</w:t>
      </w:r>
      <w:r w:rsidR="00D00407" w:rsidRPr="00FA7A00">
        <w:rPr>
          <w:rFonts w:eastAsia="SimSun" w:hint="eastAsia"/>
          <w:lang w:eastAsia="zh-CN"/>
        </w:rPr>
        <w:t>,</w:t>
      </w:r>
      <w:r w:rsidR="00093A18" w:rsidRPr="00FA7A00">
        <w:rPr>
          <w:rFonts w:eastAsia="SimSun" w:hint="eastAsia"/>
          <w:lang w:eastAsia="zh-CN"/>
        </w:rPr>
        <w:t xml:space="preserve"> </w:t>
      </w:r>
      <w:r w:rsidR="007567A5">
        <w:rPr>
          <w:lang w:eastAsia="zh-CN"/>
        </w:rPr>
        <w:t>Inter</w:t>
      </w:r>
      <w:r w:rsidR="007567A5" w:rsidRPr="007567A5">
        <w:rPr>
          <w:rFonts w:eastAsia="SimSun" w:hint="eastAsia"/>
          <w:lang w:eastAsia="zh-CN"/>
        </w:rPr>
        <w:t xml:space="preserve"> </w:t>
      </w:r>
      <w:r w:rsidR="003C2C1D">
        <w:rPr>
          <w:lang w:eastAsia="zh-CN"/>
        </w:rPr>
        <w:t>clock-domain</w:t>
      </w:r>
      <w:r w:rsidR="007567A5">
        <w:rPr>
          <w:lang w:eastAsia="zh-CN"/>
        </w:rPr>
        <w:t xml:space="preserve"> </w:t>
      </w:r>
      <w:r w:rsidR="00093A18" w:rsidRPr="00FA7A00">
        <w:rPr>
          <w:rFonts w:eastAsia="SimSun"/>
          <w:lang w:eastAsia="zh-CN"/>
        </w:rPr>
        <w:t>communication</w:t>
      </w:r>
      <w:r w:rsidR="006C39B5" w:rsidRPr="00FA7A00">
        <w:rPr>
          <w:rFonts w:eastAsia="SimSun" w:hint="eastAsia"/>
          <w:lang w:eastAsia="zh-CN"/>
        </w:rPr>
        <w:t>s</w:t>
      </w:r>
      <w:r w:rsidR="00093A18" w:rsidRPr="00FA7A00">
        <w:rPr>
          <w:rFonts w:eastAsia="SimSun"/>
          <w:lang w:eastAsia="zh-CN"/>
        </w:rPr>
        <w:t xml:space="preserve"> through channels </w:t>
      </w:r>
      <w:r w:rsidR="006C39B5" w:rsidRPr="00FA7A00">
        <w:rPr>
          <w:rFonts w:eastAsia="SimSun" w:hint="eastAsia"/>
          <w:lang w:eastAsia="zh-CN"/>
        </w:rPr>
        <w:t>are</w:t>
      </w:r>
      <w:r w:rsidR="00093A18" w:rsidRPr="00FA7A00">
        <w:rPr>
          <w:rFonts w:eastAsia="SimSun" w:hint="eastAsia"/>
          <w:lang w:eastAsia="zh-CN"/>
        </w:rPr>
        <w:t xml:space="preserve"> implemented by</w:t>
      </w:r>
      <w:r w:rsidR="00D00407" w:rsidRPr="00C96BC2">
        <w:rPr>
          <w:rFonts w:eastAsia="SimSun"/>
          <w:lang w:eastAsia="ko-KR"/>
        </w:rPr>
        <w:t xml:space="preserve"> </w:t>
      </w:r>
      <w:r w:rsidR="008656B2">
        <w:rPr>
          <w:rFonts w:eastAsia="SimSun" w:hint="eastAsia"/>
          <w:lang w:eastAsia="zh-CN"/>
        </w:rPr>
        <w:t xml:space="preserve">the </w:t>
      </w:r>
      <w:r w:rsidR="00D00407" w:rsidRPr="00C96BC2">
        <w:rPr>
          <w:rFonts w:ascii="Courier New" w:eastAsia="SimSun" w:hAnsi="Courier New" w:cs="Courier New"/>
          <w:lang w:eastAsia="ko-KR"/>
        </w:rPr>
        <w:t>send</w:t>
      </w:r>
      <w:r w:rsidR="00D00407" w:rsidRPr="00C96BC2">
        <w:rPr>
          <w:rFonts w:eastAsia="SimSun" w:hint="eastAsia"/>
          <w:lang w:eastAsia="ko-KR"/>
        </w:rPr>
        <w:t xml:space="preserve"> </w:t>
      </w:r>
      <w:r w:rsidR="00093A18">
        <w:rPr>
          <w:rFonts w:eastAsia="SimSun" w:hint="eastAsia"/>
          <w:lang w:eastAsia="zh-CN"/>
        </w:rPr>
        <w:t xml:space="preserve">and </w:t>
      </w:r>
      <w:r w:rsidR="00093A18" w:rsidRPr="00C96BC2">
        <w:rPr>
          <w:rFonts w:ascii="Courier New" w:eastAsia="SimSun" w:hAnsi="Courier New" w:cs="Courier New"/>
          <w:lang w:eastAsia="ko-KR"/>
        </w:rPr>
        <w:t>receive</w:t>
      </w:r>
      <w:r w:rsidR="00093A18" w:rsidRPr="00C96BC2">
        <w:rPr>
          <w:rFonts w:eastAsia="SimSun" w:hint="eastAsia"/>
          <w:lang w:eastAsia="ko-KR"/>
        </w:rPr>
        <w:t xml:space="preserve"> </w:t>
      </w:r>
      <w:r w:rsidR="00D00407" w:rsidRPr="00C96BC2">
        <w:rPr>
          <w:rFonts w:eastAsia="SimSun" w:hint="eastAsia"/>
          <w:lang w:eastAsia="ko-KR"/>
        </w:rPr>
        <w:t>statement</w:t>
      </w:r>
      <w:r w:rsidR="00093A18">
        <w:rPr>
          <w:rFonts w:eastAsia="SimSun" w:hint="eastAsia"/>
          <w:lang w:eastAsia="zh-CN"/>
        </w:rPr>
        <w:t>s</w:t>
      </w:r>
      <w:r w:rsidR="00D00407" w:rsidRPr="00C96BC2">
        <w:rPr>
          <w:rFonts w:eastAsia="SimSun" w:hint="eastAsia"/>
          <w:lang w:eastAsia="ko-KR"/>
        </w:rPr>
        <w:t>.</w:t>
      </w:r>
      <w:r w:rsidR="00D00407">
        <w:rPr>
          <w:lang w:eastAsia="zh-CN"/>
        </w:rPr>
        <w:t xml:space="preserve"> </w:t>
      </w:r>
      <w:r w:rsidR="00C27476" w:rsidRPr="00FA7A00">
        <w:rPr>
          <w:rFonts w:eastAsia="SimSun" w:hint="eastAsia"/>
          <w:lang w:eastAsia="zh-CN"/>
        </w:rPr>
        <w:t xml:space="preserve">Inside a </w:t>
      </w:r>
      <w:r w:rsidR="003C2C1D">
        <w:rPr>
          <w:lang w:eastAsia="zh-CN"/>
        </w:rPr>
        <w:t>clock-domain</w:t>
      </w:r>
      <w:r w:rsidR="00C27476" w:rsidRPr="00FA7A00">
        <w:rPr>
          <w:rFonts w:eastAsia="SimSun" w:hint="eastAsia"/>
          <w:lang w:eastAsia="zh-CN"/>
        </w:rPr>
        <w:t xml:space="preserve">, </w:t>
      </w:r>
      <w:r w:rsidR="00AF11B2" w:rsidRPr="00FA7A00">
        <w:rPr>
          <w:rFonts w:eastAsia="SimSun" w:hint="eastAsia"/>
          <w:lang w:eastAsia="zh-CN"/>
        </w:rPr>
        <w:t xml:space="preserve">fork-join parallelism of reactions is captured by </w:t>
      </w:r>
      <w:r w:rsidR="0017152E" w:rsidRPr="007330A0">
        <w:rPr>
          <w:rFonts w:eastAsia="Times New Roman"/>
          <w:lang w:eastAsia="de-DE"/>
        </w:rPr>
        <w:t>the synchronous parallel operator (</w:t>
      </w:r>
      <w:r w:rsidR="0017152E" w:rsidRPr="00182330">
        <w:rPr>
          <w:rFonts w:ascii="Courier New" w:eastAsia="Times New Roman" w:hAnsi="Courier New" w:cs="Courier New"/>
          <w:lang w:eastAsia="de-DE"/>
        </w:rPr>
        <w:t>||</w:t>
      </w:r>
      <w:r w:rsidR="0017152E" w:rsidRPr="007330A0">
        <w:rPr>
          <w:rFonts w:eastAsia="Times New Roman"/>
          <w:lang w:eastAsia="de-DE"/>
        </w:rPr>
        <w:t>)</w:t>
      </w:r>
      <w:r w:rsidR="00AF11B2" w:rsidRPr="00FA7A00">
        <w:rPr>
          <w:rFonts w:eastAsia="SimSun" w:hint="eastAsia"/>
          <w:lang w:eastAsia="zh-CN"/>
        </w:rPr>
        <w:t xml:space="preserve">. </w:t>
      </w:r>
      <w:r w:rsidR="00DC6D45" w:rsidRPr="00FA7A00">
        <w:rPr>
          <w:rFonts w:eastAsia="SimSun" w:hint="eastAsia"/>
          <w:lang w:eastAsia="zh-CN"/>
        </w:rPr>
        <w:t xml:space="preserve">All </w:t>
      </w:r>
      <w:r w:rsidR="00BA11E3" w:rsidRPr="00FA7A00">
        <w:rPr>
          <w:rFonts w:eastAsia="SimSun" w:hint="eastAsia"/>
          <w:lang w:eastAsia="zh-CN"/>
        </w:rPr>
        <w:t xml:space="preserve">the parallel </w:t>
      </w:r>
      <w:r w:rsidR="00DC6D45" w:rsidRPr="00FA7A00">
        <w:rPr>
          <w:rFonts w:eastAsia="SimSun" w:hint="eastAsia"/>
          <w:lang w:eastAsia="zh-CN"/>
        </w:rPr>
        <w:t>reactions forked out by the</w:t>
      </w:r>
      <w:r w:rsidR="0017152E" w:rsidRPr="0017152E">
        <w:rPr>
          <w:rFonts w:eastAsia="SimSun" w:hint="eastAsia"/>
          <w:lang w:eastAsia="ko-KR"/>
        </w:rPr>
        <w:t xml:space="preserve"> </w:t>
      </w:r>
      <w:r w:rsidR="00DC6D45" w:rsidRPr="00182330">
        <w:rPr>
          <w:rFonts w:ascii="Courier New" w:eastAsia="Times New Roman" w:hAnsi="Courier New" w:cs="Courier New"/>
          <w:lang w:eastAsia="de-DE"/>
        </w:rPr>
        <w:t>||</w:t>
      </w:r>
      <w:r w:rsidR="00DC6D45" w:rsidRPr="00FA7A00">
        <w:rPr>
          <w:rFonts w:ascii="Courier New" w:eastAsia="SimSun" w:hAnsi="Courier New" w:cs="Courier New" w:hint="eastAsia"/>
          <w:lang w:eastAsia="zh-CN"/>
        </w:rPr>
        <w:t xml:space="preserve"> </w:t>
      </w:r>
      <w:r w:rsidR="00DC6D45" w:rsidRPr="00DC6D45">
        <w:rPr>
          <w:rFonts w:eastAsia="Times New Roman" w:hint="eastAsia"/>
          <w:lang w:eastAsia="de-DE"/>
        </w:rPr>
        <w:t xml:space="preserve">operator </w:t>
      </w:r>
      <w:r w:rsidR="00597060" w:rsidRPr="00FA7A00">
        <w:rPr>
          <w:rFonts w:eastAsia="SimSun" w:hint="eastAsia"/>
          <w:lang w:eastAsia="zh-CN"/>
        </w:rPr>
        <w:t>are executed</w:t>
      </w:r>
      <w:r w:rsidR="0017152E" w:rsidRPr="007330A0">
        <w:rPr>
          <w:rFonts w:eastAsia="Times New Roman"/>
          <w:lang w:eastAsia="de-DE"/>
        </w:rPr>
        <w:t xml:space="preserve"> in lock-steps </w:t>
      </w:r>
      <w:r w:rsidR="00310873" w:rsidRPr="00FA7A00">
        <w:rPr>
          <w:rFonts w:eastAsia="SimSun" w:hint="eastAsia"/>
          <w:lang w:eastAsia="zh-CN"/>
        </w:rPr>
        <w:t xml:space="preserve">with </w:t>
      </w:r>
      <w:r w:rsidR="003C2C1D">
        <w:rPr>
          <w:rFonts w:eastAsia="SimSun" w:hint="eastAsia"/>
          <w:lang w:eastAsia="zh-CN"/>
        </w:rPr>
        <w:t>clock-domain</w:t>
      </w:r>
      <w:r w:rsidR="00BA11E3" w:rsidRPr="00FA7A00">
        <w:rPr>
          <w:rFonts w:eastAsia="SimSun"/>
          <w:lang w:eastAsia="zh-CN"/>
        </w:rPr>
        <w:t>’</w:t>
      </w:r>
      <w:r w:rsidR="00BA11E3" w:rsidRPr="00FA7A00">
        <w:rPr>
          <w:rFonts w:eastAsia="SimSun" w:hint="eastAsia"/>
          <w:lang w:eastAsia="zh-CN"/>
        </w:rPr>
        <w:t>s tick</w:t>
      </w:r>
      <w:r w:rsidR="00310873" w:rsidRPr="00FA7A00">
        <w:rPr>
          <w:rFonts w:eastAsia="SimSun" w:hint="eastAsia"/>
          <w:lang w:eastAsia="zh-CN"/>
        </w:rPr>
        <w:t>.</w:t>
      </w:r>
      <w:r w:rsidR="00C9735D" w:rsidRPr="00FA7A00">
        <w:rPr>
          <w:rFonts w:eastAsia="SimSun" w:hint="eastAsia"/>
          <w:lang w:eastAsia="zh-CN"/>
        </w:rPr>
        <w:t xml:space="preserve"> </w:t>
      </w:r>
      <w:r w:rsidR="00C9735D">
        <w:rPr>
          <w:lang w:eastAsia="ko-KR"/>
        </w:rPr>
        <w:t xml:space="preserve">Sequential </w:t>
      </w:r>
      <w:r w:rsidR="00C9735D">
        <w:rPr>
          <w:rFonts w:hint="eastAsia"/>
          <w:lang w:eastAsia="ko-KR"/>
        </w:rPr>
        <w:t xml:space="preserve">SystemJ statements are separated by </w:t>
      </w:r>
      <w:r w:rsidR="00C9735D">
        <w:rPr>
          <w:lang w:eastAsia="ko-KR"/>
        </w:rPr>
        <w:t xml:space="preserve">a </w:t>
      </w:r>
      <w:proofErr w:type="gramStart"/>
      <w:r w:rsidR="00C9735D">
        <w:rPr>
          <w:rFonts w:hint="eastAsia"/>
          <w:lang w:eastAsia="ko-KR"/>
        </w:rPr>
        <w:t xml:space="preserve">semicolon </w:t>
      </w:r>
      <w:r w:rsidR="00C9735D" w:rsidRPr="00182330">
        <w:rPr>
          <w:rFonts w:ascii="Courier New" w:hAnsi="Courier New" w:cs="Courier New"/>
          <w:lang w:eastAsia="ko-KR"/>
        </w:rPr>
        <w:t>;</w:t>
      </w:r>
      <w:proofErr w:type="gramEnd"/>
      <w:r w:rsidR="00D4023A" w:rsidRPr="00FA7A00">
        <w:rPr>
          <w:rFonts w:ascii="Courier New" w:eastAsia="SimSun" w:hAnsi="Courier New" w:cs="Courier New" w:hint="eastAsia"/>
          <w:lang w:eastAsia="zh-CN"/>
        </w:rPr>
        <w:t xml:space="preserve"> </w:t>
      </w:r>
      <w:r w:rsidR="00D4023A" w:rsidRPr="00D4023A">
        <w:rPr>
          <w:rFonts w:hint="eastAsia"/>
          <w:lang w:eastAsia="ko-KR"/>
        </w:rPr>
        <w:t>within a reaction</w:t>
      </w:r>
      <w:r w:rsidR="00C9735D">
        <w:rPr>
          <w:rFonts w:hint="eastAsia"/>
          <w:lang w:eastAsia="ko-KR"/>
        </w:rPr>
        <w:t xml:space="preserve">. </w:t>
      </w:r>
      <w:r w:rsidR="00C9735D">
        <w:rPr>
          <w:lang w:eastAsia="ko-KR"/>
        </w:rPr>
        <w:t xml:space="preserve">The </w:t>
      </w:r>
      <w:r w:rsidR="00C663EF" w:rsidRPr="00C9735D">
        <w:rPr>
          <w:rFonts w:eastAsia="SimSun"/>
          <w:lang w:eastAsia="ko-KR"/>
        </w:rPr>
        <w:t>t</w:t>
      </w:r>
      <w:r w:rsidR="00C663EF" w:rsidRPr="00C9735D">
        <w:rPr>
          <w:rFonts w:eastAsia="SimSun" w:hint="eastAsia"/>
          <w:lang w:eastAsia="ko-KR"/>
        </w:rPr>
        <w:t xml:space="preserve">ick boundaries </w:t>
      </w:r>
      <w:r w:rsidR="00C663EF">
        <w:rPr>
          <w:rFonts w:eastAsia="SimSun" w:hint="eastAsia"/>
          <w:lang w:eastAsia="zh-CN"/>
        </w:rPr>
        <w:t xml:space="preserve">of a </w:t>
      </w:r>
      <w:r w:rsidR="003C2C1D">
        <w:rPr>
          <w:rFonts w:eastAsia="SimSun" w:hint="eastAsia"/>
          <w:lang w:eastAsia="zh-CN"/>
        </w:rPr>
        <w:t>clock-domain</w:t>
      </w:r>
      <w:r w:rsidR="00C663EF">
        <w:rPr>
          <w:rFonts w:eastAsia="SimSun" w:hint="eastAsia"/>
          <w:lang w:eastAsia="zh-CN"/>
        </w:rPr>
        <w:t xml:space="preserve"> are marked by </w:t>
      </w:r>
      <w:r w:rsidR="008656B2">
        <w:rPr>
          <w:rFonts w:eastAsia="SimSun" w:hint="eastAsia"/>
          <w:lang w:eastAsia="zh-CN"/>
        </w:rPr>
        <w:t xml:space="preserve">the </w:t>
      </w:r>
      <w:r w:rsidR="00C663EF" w:rsidRPr="00C9735D">
        <w:rPr>
          <w:rFonts w:ascii="Courier New" w:eastAsia="SimSun" w:hAnsi="Courier New" w:cs="Courier New"/>
          <w:lang w:eastAsia="ko-KR"/>
        </w:rPr>
        <w:t>pause</w:t>
      </w:r>
      <w:r w:rsidR="00C663EF" w:rsidRPr="00C663EF">
        <w:rPr>
          <w:rFonts w:eastAsia="SimSun" w:hint="eastAsia"/>
          <w:lang w:eastAsia="zh-CN"/>
        </w:rPr>
        <w:t xml:space="preserve"> </w:t>
      </w:r>
      <w:r w:rsidR="00C663EF" w:rsidRPr="00FA7A00">
        <w:rPr>
          <w:rFonts w:eastAsia="SimSun" w:hint="eastAsia"/>
          <w:lang w:eastAsia="zh-CN"/>
        </w:rPr>
        <w:t>statement</w:t>
      </w:r>
      <w:r w:rsidR="007C161A" w:rsidRPr="00FA7A00">
        <w:rPr>
          <w:rFonts w:eastAsia="SimSun" w:hint="eastAsia"/>
          <w:lang w:eastAsia="zh-CN"/>
        </w:rPr>
        <w:t>s</w:t>
      </w:r>
      <w:ins w:id="258" w:author="Avinash" w:date="2014-04-05T12:13:00Z">
        <w:r w:rsidR="00D17C16">
          <w:rPr>
            <w:rFonts w:eastAsia="SimSun"/>
            <w:lang w:eastAsia="zh-CN"/>
          </w:rPr>
          <w:t>,</w:t>
        </w:r>
      </w:ins>
      <w:r w:rsidR="003328FE" w:rsidRPr="00FA7A00">
        <w:rPr>
          <w:rFonts w:eastAsia="SimSun" w:hint="eastAsia"/>
          <w:lang w:eastAsia="zh-CN"/>
        </w:rPr>
        <w:t xml:space="preserve"> which</w:t>
      </w:r>
      <w:r w:rsidR="00D4023A" w:rsidRPr="00FA7A00">
        <w:rPr>
          <w:rFonts w:eastAsia="SimSun" w:hint="eastAsia"/>
          <w:lang w:eastAsia="zh-CN"/>
        </w:rPr>
        <w:t xml:space="preserve"> </w:t>
      </w:r>
      <w:r w:rsidR="007C161A" w:rsidRPr="00FA7A00">
        <w:rPr>
          <w:rFonts w:eastAsia="SimSun" w:hint="eastAsia"/>
          <w:lang w:eastAsia="zh-CN"/>
        </w:rPr>
        <w:t xml:space="preserve">explicitly specify the end of the current tick and </w:t>
      </w:r>
      <w:r w:rsidR="00C84A58" w:rsidRPr="00FA7A00">
        <w:rPr>
          <w:rFonts w:eastAsia="SimSun" w:hint="eastAsia"/>
          <w:lang w:eastAsia="zh-CN"/>
        </w:rPr>
        <w:t>also the begin</w:t>
      </w:r>
      <w:r w:rsidR="006C4D85" w:rsidRPr="00FA7A00">
        <w:rPr>
          <w:rFonts w:eastAsia="SimSun" w:hint="eastAsia"/>
          <w:lang w:eastAsia="zh-CN"/>
        </w:rPr>
        <w:t>ning of the next tick.</w:t>
      </w:r>
      <w:r w:rsidR="00C84A58" w:rsidRPr="00FA7A00">
        <w:rPr>
          <w:rFonts w:eastAsia="SimSun" w:hint="eastAsia"/>
          <w:lang w:eastAsia="zh-CN"/>
        </w:rPr>
        <w:t xml:space="preserve"> </w:t>
      </w:r>
      <w:del w:id="259" w:author="Avinash" w:date="2014-04-05T12:13:00Z">
        <w:r w:rsidR="006C4D85" w:rsidRPr="00FA7A00" w:rsidDel="0099605B">
          <w:rPr>
            <w:rFonts w:eastAsia="SimSun" w:hint="eastAsia"/>
            <w:lang w:eastAsia="zh-CN"/>
          </w:rPr>
          <w:delText xml:space="preserve">When a </w:delText>
        </w:r>
        <w:r w:rsidR="003C2C1D" w:rsidDel="0099605B">
          <w:rPr>
            <w:rFonts w:eastAsia="SimSun" w:hint="eastAsia"/>
            <w:lang w:eastAsia="zh-CN"/>
          </w:rPr>
          <w:delText>clock-domain</w:delText>
        </w:r>
        <w:r w:rsidR="006C4D85" w:rsidRPr="00FA7A00" w:rsidDel="0099605B">
          <w:rPr>
            <w:rFonts w:eastAsia="SimSun" w:hint="eastAsia"/>
            <w:lang w:eastAsia="zh-CN"/>
          </w:rPr>
          <w:delText xml:space="preserve"> pauses, </w:delText>
        </w:r>
        <w:r w:rsidR="00B45D21" w:rsidRPr="00FA7A00" w:rsidDel="0099605B">
          <w:rPr>
            <w:rFonts w:eastAsia="SimSun" w:hint="eastAsia"/>
            <w:lang w:eastAsia="zh-CN"/>
          </w:rPr>
          <w:delText xml:space="preserve">a procedure called house-keeping </w:delText>
        </w:r>
        <w:r w:rsidR="00B45D21" w:rsidRPr="00B45D21" w:rsidDel="0099605B">
          <w:rPr>
            <w:rFonts w:eastAsia="SimSun"/>
            <w:lang w:eastAsia="zh-CN"/>
          </w:rPr>
          <w:delText xml:space="preserve">takes place </w:delText>
        </w:r>
        <w:r w:rsidR="00DB5066" w:rsidDel="0099605B">
          <w:rPr>
            <w:rFonts w:eastAsia="SimSun" w:hint="eastAsia"/>
            <w:lang w:eastAsia="zh-CN"/>
          </w:rPr>
          <w:delText>before the beginning of the next tick. House-keeping procedure</w:delText>
        </w:r>
        <w:r w:rsidR="00DB5066" w:rsidDel="0099605B">
          <w:rPr>
            <w:rFonts w:eastAsia="SimSun"/>
            <w:lang w:eastAsia="zh-CN"/>
          </w:rPr>
          <w:delText xml:space="preserve"> updat</w:delText>
        </w:r>
        <w:r w:rsidR="00DB5066" w:rsidDel="0099605B">
          <w:rPr>
            <w:rFonts w:eastAsia="SimSun" w:hint="eastAsia"/>
            <w:lang w:eastAsia="zh-CN"/>
          </w:rPr>
          <w:delText>es</w:delText>
        </w:r>
        <w:r w:rsidR="00B45D21" w:rsidRPr="00B45D21" w:rsidDel="0099605B">
          <w:rPr>
            <w:rFonts w:eastAsia="SimSun"/>
            <w:lang w:eastAsia="zh-CN"/>
          </w:rPr>
          <w:delText xml:space="preserve"> signal statuses and values together with cha</w:delText>
        </w:r>
        <w:r w:rsidR="00DB5066" w:rsidDel="0099605B">
          <w:rPr>
            <w:rFonts w:eastAsia="SimSun"/>
            <w:lang w:eastAsia="zh-CN"/>
          </w:rPr>
          <w:delText>nnel statuses, and also handl</w:delText>
        </w:r>
        <w:r w:rsidR="00DB5066" w:rsidDel="0099605B">
          <w:rPr>
            <w:rFonts w:eastAsia="SimSun" w:hint="eastAsia"/>
            <w:lang w:eastAsia="zh-CN"/>
          </w:rPr>
          <w:delText>es</w:delText>
        </w:r>
        <w:r w:rsidR="00B45D21" w:rsidRPr="00B45D21" w:rsidDel="0099605B">
          <w:rPr>
            <w:rFonts w:eastAsia="SimSun"/>
            <w:lang w:eastAsia="zh-CN"/>
          </w:rPr>
          <w:delText xml:space="preserve"> the </w:delText>
        </w:r>
        <w:r w:rsidR="00174E55" w:rsidDel="0099605B">
          <w:rPr>
            <w:rFonts w:eastAsia="SimSun" w:hint="eastAsia"/>
            <w:lang w:eastAsia="zh-CN"/>
          </w:rPr>
          <w:delText xml:space="preserve">interfacing </w:delText>
        </w:r>
        <w:r w:rsidR="00B45D21" w:rsidRPr="00B45D21" w:rsidDel="0099605B">
          <w:rPr>
            <w:rFonts w:eastAsia="SimSun"/>
            <w:lang w:eastAsia="zh-CN"/>
          </w:rPr>
          <w:delText>with the external environment.</w:delText>
        </w:r>
        <w:r w:rsidR="005E45AC" w:rsidDel="0099605B">
          <w:rPr>
            <w:rFonts w:eastAsia="SimSun" w:hint="eastAsia"/>
            <w:lang w:eastAsia="zh-CN"/>
          </w:rPr>
          <w:delText xml:space="preserve"> </w:delText>
        </w:r>
        <w:r w:rsidR="005E45AC" w:rsidRPr="00FA7A00" w:rsidDel="0099605B">
          <w:rPr>
            <w:rFonts w:eastAsia="SimSun" w:hint="eastAsia"/>
            <w:lang w:eastAsia="ko-KR"/>
          </w:rPr>
          <w:delText xml:space="preserve"> </w:delText>
        </w:r>
      </w:del>
      <w:r w:rsidR="006B6F60" w:rsidRPr="00FA7A00">
        <w:rPr>
          <w:rFonts w:eastAsia="SimSun" w:hint="eastAsia"/>
          <w:lang w:eastAsia="zh-CN"/>
        </w:rPr>
        <w:t xml:space="preserve">Similar to </w:t>
      </w:r>
      <w:proofErr w:type="spellStart"/>
      <w:r w:rsidR="006B6F60" w:rsidRPr="00FA7A00">
        <w:rPr>
          <w:rFonts w:eastAsia="SimSun" w:hint="eastAsia"/>
          <w:lang w:eastAsia="zh-CN"/>
        </w:rPr>
        <w:t>Esterel</w:t>
      </w:r>
      <w:proofErr w:type="spellEnd"/>
      <w:r w:rsidR="006B6F60" w:rsidRPr="00FA7A00">
        <w:rPr>
          <w:rFonts w:eastAsia="SimSun" w:hint="eastAsia"/>
          <w:lang w:eastAsia="zh-CN"/>
        </w:rPr>
        <w:t xml:space="preserve">, there are two types of signals in SystemJ, pure signals </w:t>
      </w:r>
      <w:r w:rsidR="00D00A7C" w:rsidRPr="00FA7A00">
        <w:rPr>
          <w:rFonts w:eastAsia="SimSun" w:hint="eastAsia"/>
          <w:lang w:eastAsia="zh-CN"/>
        </w:rPr>
        <w:t>containing only</w:t>
      </w:r>
      <w:r w:rsidR="00F049DA" w:rsidRPr="00FA7A00">
        <w:rPr>
          <w:rFonts w:eastAsia="SimSun" w:hint="eastAsia"/>
          <w:lang w:eastAsia="zh-CN"/>
        </w:rPr>
        <w:t xml:space="preserve"> a</w:t>
      </w:r>
      <w:r w:rsidR="00F64F8B" w:rsidRPr="00FA7A00">
        <w:rPr>
          <w:rFonts w:eastAsia="SimSun" w:hint="eastAsia"/>
          <w:lang w:eastAsia="zh-CN"/>
        </w:rPr>
        <w:t xml:space="preserve"> </w:t>
      </w:r>
      <w:r w:rsidR="00E9333E" w:rsidRPr="00FA7A00">
        <w:rPr>
          <w:rFonts w:eastAsia="SimSun"/>
          <w:lang w:eastAsia="zh-CN"/>
        </w:rPr>
        <w:t>Boolean</w:t>
      </w:r>
      <w:r w:rsidR="00F64F8B" w:rsidRPr="00FA7A00">
        <w:rPr>
          <w:rFonts w:eastAsia="SimSun" w:hint="eastAsia"/>
          <w:lang w:eastAsia="zh-CN"/>
        </w:rPr>
        <w:t xml:space="preserve"> status</w:t>
      </w:r>
      <w:r w:rsidR="006B6F60" w:rsidRPr="00FA7A00">
        <w:rPr>
          <w:rFonts w:eastAsia="SimSun" w:hint="eastAsia"/>
          <w:lang w:eastAsia="zh-CN"/>
        </w:rPr>
        <w:t xml:space="preserve"> </w:t>
      </w:r>
      <w:r w:rsidR="00F64F8B" w:rsidRPr="00FA7A00">
        <w:rPr>
          <w:rFonts w:eastAsia="SimSun" w:hint="eastAsia"/>
          <w:lang w:eastAsia="zh-CN"/>
        </w:rPr>
        <w:t xml:space="preserve">and valued signals </w:t>
      </w:r>
      <w:r w:rsidR="00D00A7C" w:rsidRPr="00FA7A00">
        <w:rPr>
          <w:rFonts w:eastAsia="SimSun" w:hint="eastAsia"/>
          <w:lang w:eastAsia="zh-CN"/>
        </w:rPr>
        <w:t xml:space="preserve">consisting of both </w:t>
      </w:r>
      <w:r w:rsidR="002F0A74" w:rsidRPr="00FA7A00">
        <w:rPr>
          <w:rFonts w:eastAsia="SimSun" w:hint="eastAsia"/>
          <w:lang w:eastAsia="zh-CN"/>
        </w:rPr>
        <w:t xml:space="preserve">a status and a value. </w:t>
      </w:r>
      <w:r w:rsidR="005F6710" w:rsidRPr="005F6710">
        <w:rPr>
          <w:rFonts w:eastAsia="SimSun" w:hint="eastAsia"/>
          <w:lang w:eastAsia="zh-CN"/>
        </w:rPr>
        <w:t>The s</w:t>
      </w:r>
      <w:r w:rsidR="005F6710" w:rsidRPr="005F6710">
        <w:rPr>
          <w:rFonts w:eastAsia="SimSun"/>
          <w:lang w:eastAsia="zh-CN"/>
        </w:rPr>
        <w:t xml:space="preserve">ynchronous broadcast mechanism </w:t>
      </w:r>
      <w:r w:rsidR="005F6710" w:rsidRPr="005F6710">
        <w:rPr>
          <w:rFonts w:eastAsia="SimSun" w:hint="eastAsia"/>
          <w:lang w:eastAsia="zh-CN"/>
        </w:rPr>
        <w:t xml:space="preserve">on signals is implemented by the </w:t>
      </w:r>
      <w:r w:rsidR="005F6710" w:rsidRPr="001D2155">
        <w:rPr>
          <w:rFonts w:ascii="Courier New" w:eastAsia="SimSun" w:hAnsi="Courier New" w:cs="Courier New"/>
          <w:lang w:eastAsia="ko-KR"/>
        </w:rPr>
        <w:t>emit</w:t>
      </w:r>
      <w:r w:rsidR="005F6710" w:rsidRPr="005F6710">
        <w:rPr>
          <w:rFonts w:eastAsia="SimSun" w:hint="eastAsia"/>
          <w:lang w:eastAsia="zh-CN"/>
        </w:rPr>
        <w:t xml:space="preserve"> </w:t>
      </w:r>
      <w:r w:rsidR="005F6710" w:rsidRPr="005F6710">
        <w:rPr>
          <w:rFonts w:eastAsia="SimSun"/>
          <w:lang w:eastAsia="zh-CN"/>
        </w:rPr>
        <w:t>statement</w:t>
      </w:r>
      <w:r w:rsidR="005F6710" w:rsidRPr="005F6710">
        <w:rPr>
          <w:rFonts w:eastAsia="SimSun" w:hint="eastAsia"/>
          <w:lang w:eastAsia="zh-CN"/>
        </w:rPr>
        <w:t xml:space="preserve"> which makes a signal</w:t>
      </w:r>
      <w:r w:rsidR="005F6710">
        <w:rPr>
          <w:rFonts w:eastAsia="SimSun" w:hint="eastAsia"/>
          <w:lang w:eastAsia="zh-CN"/>
        </w:rPr>
        <w:t xml:space="preserve"> present by setting its status to true and updating </w:t>
      </w:r>
      <w:r w:rsidR="005F6710">
        <w:rPr>
          <w:rFonts w:eastAsia="SimSun"/>
          <w:lang w:eastAsia="zh-CN"/>
        </w:rPr>
        <w:t xml:space="preserve">its value </w:t>
      </w:r>
      <w:r w:rsidR="005F6710">
        <w:rPr>
          <w:rFonts w:eastAsia="SimSun" w:hint="eastAsia"/>
          <w:lang w:eastAsia="zh-CN"/>
        </w:rPr>
        <w:t>for a valued signal</w:t>
      </w:r>
      <w:r w:rsidR="005F6710">
        <w:rPr>
          <w:rFonts w:eastAsia="SimSun"/>
          <w:lang w:eastAsia="zh-CN"/>
        </w:rPr>
        <w:t>.</w:t>
      </w:r>
      <w:r w:rsidR="005F6710">
        <w:rPr>
          <w:rFonts w:eastAsia="SimSun" w:hint="eastAsia"/>
          <w:lang w:eastAsia="zh-CN"/>
        </w:rPr>
        <w:t xml:space="preserve"> </w:t>
      </w:r>
      <w:del w:id="260" w:author="Avinash" w:date="2014-04-05T12:15:00Z">
        <w:r w:rsidR="001D2155" w:rsidDel="00732D91">
          <w:rPr>
            <w:rFonts w:eastAsia="SimSun"/>
            <w:lang w:eastAsia="zh-CN"/>
          </w:rPr>
          <w:delText xml:space="preserve">Note that </w:delText>
        </w:r>
      </w:del>
      <w:del w:id="261" w:author="Avinash" w:date="2014-04-05T12:13:00Z">
        <w:r w:rsidR="008C02BB" w:rsidDel="00B8077D">
          <w:rPr>
            <w:rFonts w:eastAsia="SimSun" w:hint="eastAsia"/>
            <w:lang w:eastAsia="zh-CN"/>
          </w:rPr>
          <w:delText>due to a</w:delText>
        </w:r>
      </w:del>
      <w:del w:id="262" w:author="Avinash" w:date="2014-04-05T12:15:00Z">
        <w:r w:rsidR="008C02BB" w:rsidDel="00732D91">
          <w:rPr>
            <w:rFonts w:eastAsia="SimSun" w:hint="eastAsia"/>
            <w:lang w:eastAsia="zh-CN"/>
          </w:rPr>
          <w:delText xml:space="preserve"> delayed semantics </w:delText>
        </w:r>
      </w:del>
      <w:del w:id="263" w:author="Avinash" w:date="2014-04-05T12:14:00Z">
        <w:r w:rsidR="008C02BB" w:rsidDel="006835DE">
          <w:rPr>
            <w:rFonts w:eastAsia="SimSun" w:hint="eastAsia"/>
            <w:lang w:eastAsia="zh-CN"/>
          </w:rPr>
          <w:delText xml:space="preserve">of </w:delText>
        </w:r>
        <w:r w:rsidR="008C02BB" w:rsidDel="00D54AE0">
          <w:rPr>
            <w:rFonts w:eastAsia="SimSun" w:hint="eastAsia"/>
            <w:lang w:eastAsia="zh-CN"/>
          </w:rPr>
          <w:delText xml:space="preserve">signal status </w:delText>
        </w:r>
        <w:r w:rsidR="00EB64B9" w:rsidDel="00D54AE0">
          <w:rPr>
            <w:rFonts w:eastAsia="SimSun"/>
            <w:lang w:eastAsia="zh-CN"/>
          </w:rPr>
          <w:delText>in SystemJ</w:delText>
        </w:r>
        <w:r w:rsidR="00BC547C" w:rsidDel="00D54AE0">
          <w:rPr>
            <w:rFonts w:eastAsia="SimSun" w:hint="eastAsia"/>
            <w:lang w:eastAsia="zh-CN"/>
          </w:rPr>
          <w:delText>,</w:delText>
        </w:r>
        <w:r w:rsidR="00EB64B9" w:rsidDel="00D54AE0">
          <w:rPr>
            <w:rFonts w:eastAsia="SimSun"/>
            <w:lang w:eastAsia="zh-CN"/>
          </w:rPr>
          <w:delText xml:space="preserve"> </w:delText>
        </w:r>
      </w:del>
      <w:del w:id="264" w:author="Avinash" w:date="2014-04-05T12:15:00Z">
        <w:r w:rsidR="006831A1" w:rsidDel="00732D91">
          <w:rPr>
            <w:rFonts w:eastAsia="SimSun"/>
            <w:lang w:eastAsia="zh-CN"/>
          </w:rPr>
          <w:delText xml:space="preserve">the </w:delText>
        </w:r>
        <w:r w:rsidR="006831A1" w:rsidDel="00732D91">
          <w:rPr>
            <w:rFonts w:eastAsia="SimSun" w:hint="eastAsia"/>
            <w:lang w:eastAsia="zh-CN"/>
          </w:rPr>
          <w:delText xml:space="preserve">status of a signal </w:delText>
        </w:r>
        <w:r w:rsidR="001D2155" w:rsidDel="00732D91">
          <w:rPr>
            <w:rFonts w:eastAsia="SimSun"/>
            <w:lang w:eastAsia="zh-CN"/>
          </w:rPr>
          <w:delText xml:space="preserve">emitted </w:delText>
        </w:r>
        <w:r w:rsidR="006831A1" w:rsidDel="00732D91">
          <w:rPr>
            <w:rFonts w:eastAsia="SimSun" w:hint="eastAsia"/>
            <w:lang w:eastAsia="zh-CN"/>
          </w:rPr>
          <w:delText xml:space="preserve">in the current tick </w:delText>
        </w:r>
        <w:r w:rsidR="001D2155" w:rsidDel="00732D91">
          <w:rPr>
            <w:rFonts w:eastAsia="SimSun"/>
            <w:lang w:eastAsia="zh-CN"/>
          </w:rPr>
          <w:delText xml:space="preserve">only becomes </w:delText>
        </w:r>
        <w:r w:rsidR="00834A95" w:rsidDel="00732D91">
          <w:rPr>
            <w:rFonts w:eastAsia="SimSun" w:hint="eastAsia"/>
            <w:lang w:eastAsia="zh-CN"/>
          </w:rPr>
          <w:delText>available</w:delText>
        </w:r>
        <w:r w:rsidR="001D2155" w:rsidDel="00732D91">
          <w:rPr>
            <w:rFonts w:eastAsia="SimSun"/>
            <w:lang w:eastAsia="zh-CN"/>
          </w:rPr>
          <w:delText xml:space="preserve"> at the start of the next tick and lasts for </w:delText>
        </w:r>
        <w:r w:rsidR="002073BD" w:rsidDel="00732D91">
          <w:rPr>
            <w:rFonts w:eastAsia="SimSun" w:hint="eastAsia"/>
            <w:lang w:eastAsia="zh-CN"/>
          </w:rPr>
          <w:delText>one</w:delText>
        </w:r>
        <w:r w:rsidR="001D2155" w:rsidDel="00732D91">
          <w:rPr>
            <w:rFonts w:eastAsia="SimSun"/>
            <w:lang w:eastAsia="zh-CN"/>
          </w:rPr>
          <w:delText xml:space="preserve"> tick. </w:delText>
        </w:r>
      </w:del>
      <w:del w:id="265" w:author="Avinash" w:date="2014-04-05T12:14:00Z">
        <w:r w:rsidR="003B5706" w:rsidRPr="00FA7A00" w:rsidDel="00D94E44">
          <w:rPr>
            <w:rFonts w:eastAsia="SimSun" w:hint="eastAsia"/>
            <w:lang w:eastAsia="zh-CN"/>
          </w:rPr>
          <w:delText xml:space="preserve">Within a </w:delText>
        </w:r>
        <w:r w:rsidR="003B5706" w:rsidRPr="00FA7A00" w:rsidDel="00D94E44">
          <w:rPr>
            <w:rFonts w:eastAsia="SimSun"/>
            <w:lang w:eastAsia="zh-CN"/>
          </w:rPr>
          <w:delText>reaction</w:delText>
        </w:r>
        <w:r w:rsidR="003B5706" w:rsidRPr="00FA7A00" w:rsidDel="00D94E44">
          <w:rPr>
            <w:rFonts w:eastAsia="SimSun" w:hint="eastAsia"/>
            <w:lang w:eastAsia="zh-CN"/>
          </w:rPr>
          <w:delText>, s</w:delText>
        </w:r>
        <w:r w:rsidR="003B5706" w:rsidDel="00D94E44">
          <w:rPr>
            <w:lang w:eastAsia="ko-KR"/>
          </w:rPr>
          <w:delText xml:space="preserve">equential </w:delText>
        </w:r>
        <w:r w:rsidR="003B5706" w:rsidDel="00D94E44">
          <w:rPr>
            <w:rFonts w:hint="eastAsia"/>
            <w:lang w:eastAsia="ko-KR"/>
          </w:rPr>
          <w:delText xml:space="preserve">SystemJ statements are separated by </w:delText>
        </w:r>
        <w:r w:rsidR="003B5706" w:rsidDel="00D94E44">
          <w:rPr>
            <w:lang w:eastAsia="ko-KR"/>
          </w:rPr>
          <w:delText xml:space="preserve">a </w:delText>
        </w:r>
        <w:r w:rsidR="003B5706" w:rsidDel="00D94E44">
          <w:rPr>
            <w:rFonts w:hint="eastAsia"/>
            <w:lang w:eastAsia="ko-KR"/>
          </w:rPr>
          <w:delText xml:space="preserve">semicolon </w:delText>
        </w:r>
        <w:r w:rsidR="003B5706" w:rsidRPr="00182330" w:rsidDel="00D94E44">
          <w:rPr>
            <w:rFonts w:ascii="Courier New" w:hAnsi="Courier New" w:cs="Courier New"/>
            <w:lang w:eastAsia="ko-KR"/>
          </w:rPr>
          <w:delText>;</w:delText>
        </w:r>
        <w:r w:rsidR="003B5706" w:rsidRPr="003B5706" w:rsidDel="00D94E44">
          <w:rPr>
            <w:rFonts w:ascii="Courier New" w:eastAsia="SimSun" w:hAnsi="Courier New" w:cs="Courier New" w:hint="eastAsia"/>
            <w:lang w:eastAsia="zh-CN"/>
          </w:rPr>
          <w:delText xml:space="preserve"> </w:delText>
        </w:r>
        <w:r w:rsidR="003B5706" w:rsidRPr="003B5706" w:rsidDel="00D94E44">
          <w:rPr>
            <w:rFonts w:eastAsia="SimSun" w:hint="eastAsia"/>
            <w:lang w:eastAsia="zh-CN"/>
          </w:rPr>
          <w:delText xml:space="preserve">and </w:delText>
        </w:r>
        <w:r w:rsidR="003B5706" w:rsidRPr="005E45AC" w:rsidDel="00D94E44">
          <w:rPr>
            <w:rFonts w:eastAsia="SimSun" w:hint="eastAsia"/>
            <w:lang w:eastAsia="zh-CN"/>
          </w:rPr>
          <w:delText>c</w:delText>
        </w:r>
      </w:del>
      <w:ins w:id="266" w:author="Avinash" w:date="2014-04-05T12:14:00Z">
        <w:r w:rsidR="00D94E44">
          <w:rPr>
            <w:rFonts w:eastAsia="SimSun"/>
            <w:lang w:eastAsia="zh-CN"/>
          </w:rPr>
          <w:t>C</w:t>
        </w:r>
      </w:ins>
      <w:r w:rsidR="003B5706" w:rsidRPr="005E45AC">
        <w:rPr>
          <w:rFonts w:eastAsia="SimSun" w:hint="eastAsia"/>
          <w:lang w:eastAsia="zh-CN"/>
        </w:rPr>
        <w:t>ontrol-flow</w:t>
      </w:r>
      <w:r w:rsidR="00266647">
        <w:rPr>
          <w:rFonts w:eastAsia="SimSun" w:hint="eastAsia"/>
          <w:lang w:eastAsia="zh-CN"/>
        </w:rPr>
        <w:t xml:space="preserve"> can be described using statements such as </w:t>
      </w:r>
      <w:r w:rsidR="00266647" w:rsidRPr="005E45AC">
        <w:rPr>
          <w:rFonts w:ascii="Courier New" w:eastAsia="SimSun" w:hAnsi="Courier New" w:cs="Courier New"/>
          <w:lang w:eastAsia="ko-KR"/>
        </w:rPr>
        <w:t>present</w:t>
      </w:r>
      <w:r w:rsidR="00E9333E" w:rsidRPr="00FA7A00">
        <w:rPr>
          <w:rFonts w:eastAsia="SimSun" w:hint="eastAsia"/>
          <w:lang w:eastAsia="zh-CN"/>
        </w:rPr>
        <w:t>,</w:t>
      </w:r>
      <w:r w:rsidR="00E9333E">
        <w:rPr>
          <w:rFonts w:ascii="Courier New" w:eastAsia="SimSun" w:hAnsi="Courier New" w:cs="Courier New" w:hint="eastAsia"/>
          <w:lang w:eastAsia="zh-CN"/>
        </w:rPr>
        <w:t xml:space="preserve"> </w:t>
      </w:r>
      <w:r w:rsidR="00266647" w:rsidRPr="005E45AC">
        <w:rPr>
          <w:rFonts w:ascii="Courier New" w:eastAsia="SimSun" w:hAnsi="Courier New" w:cs="Courier New"/>
          <w:lang w:eastAsia="ko-KR"/>
        </w:rPr>
        <w:t>abort</w:t>
      </w:r>
      <w:r w:rsidR="00266647" w:rsidRPr="005E45AC">
        <w:rPr>
          <w:rFonts w:eastAsia="SimSun" w:hint="eastAsia"/>
          <w:lang w:eastAsia="ko-KR"/>
        </w:rPr>
        <w:t xml:space="preserve"> and </w:t>
      </w:r>
      <w:r w:rsidR="00266647" w:rsidRPr="005E45AC">
        <w:rPr>
          <w:rFonts w:ascii="Courier New" w:eastAsia="SimSun" w:hAnsi="Courier New" w:cs="Courier New"/>
          <w:lang w:eastAsia="ko-KR"/>
        </w:rPr>
        <w:t>suspend</w:t>
      </w:r>
      <w:r w:rsidR="001D6956">
        <w:rPr>
          <w:rFonts w:ascii="Courier New" w:eastAsia="SimSun" w:hAnsi="Courier New" w:cs="Courier New" w:hint="eastAsia"/>
          <w:lang w:eastAsia="zh-CN"/>
        </w:rPr>
        <w:t xml:space="preserve"> </w:t>
      </w:r>
      <w:r w:rsidR="001D6956" w:rsidRPr="00FA7A00">
        <w:rPr>
          <w:rFonts w:eastAsia="SimSun" w:hint="eastAsia"/>
          <w:lang w:eastAsia="zh-CN"/>
        </w:rPr>
        <w:t xml:space="preserve">depending on the </w:t>
      </w:r>
      <w:r w:rsidR="001D2155">
        <w:rPr>
          <w:rFonts w:eastAsia="SimSun"/>
          <w:lang w:eastAsia="zh-CN"/>
        </w:rPr>
        <w:t>status</w:t>
      </w:r>
      <w:r w:rsidR="001D6956" w:rsidRPr="00FA7A00">
        <w:rPr>
          <w:rFonts w:eastAsia="SimSun" w:hint="eastAsia"/>
          <w:lang w:eastAsia="zh-CN"/>
        </w:rPr>
        <w:t xml:space="preserve"> of signals</w:t>
      </w:r>
      <w:r w:rsidR="00266647" w:rsidRPr="00FA7A00">
        <w:rPr>
          <w:rFonts w:eastAsia="SimSun" w:hint="eastAsia"/>
          <w:lang w:eastAsia="zh-CN"/>
        </w:rPr>
        <w:t xml:space="preserve">. </w:t>
      </w:r>
      <w:ins w:id="267" w:author="Avinash" w:date="2014-04-05T12:15:00Z">
        <w:r w:rsidR="00732D91">
          <w:rPr>
            <w:rFonts w:eastAsia="SimSun"/>
            <w:lang w:eastAsia="zh-CN"/>
          </w:rPr>
          <w:t>Note that SystemJ uses</w:t>
        </w:r>
        <w:r w:rsidR="00732D91">
          <w:rPr>
            <w:rFonts w:eastAsia="SimSun" w:hint="eastAsia"/>
            <w:lang w:eastAsia="zh-CN"/>
          </w:rPr>
          <w:t xml:space="preserve"> delayed semantics</w:t>
        </w:r>
        <w:r w:rsidR="00732D91">
          <w:rPr>
            <w:rFonts w:eastAsia="SimSun"/>
            <w:lang w:eastAsia="zh-CN"/>
          </w:rPr>
          <w:t>, i.e.,</w:t>
        </w:r>
        <w:r w:rsidR="00732D91">
          <w:rPr>
            <w:rFonts w:eastAsia="SimSun" w:hint="eastAsia"/>
            <w:lang w:eastAsia="zh-CN"/>
          </w:rPr>
          <w:t xml:space="preserve"> </w:t>
        </w:r>
      </w:ins>
      <w:ins w:id="268" w:author="Avinash" w:date="2014-04-05T12:16:00Z">
        <w:r w:rsidR="00BC71DA">
          <w:rPr>
            <w:rFonts w:eastAsia="SimSun"/>
            <w:lang w:eastAsia="zh-CN"/>
          </w:rPr>
          <w:t>all aforementioned</w:t>
        </w:r>
      </w:ins>
      <w:ins w:id="269" w:author="Avinash" w:date="2014-04-05T12:15:00Z">
        <w:r w:rsidR="00732D91">
          <w:rPr>
            <w:rFonts w:eastAsia="SimSun"/>
            <w:lang w:eastAsia="zh-CN"/>
          </w:rPr>
          <w:t xml:space="preserve"> control-flow construct</w:t>
        </w:r>
      </w:ins>
      <w:ins w:id="270" w:author="Avinash" w:date="2014-04-05T12:16:00Z">
        <w:r w:rsidR="00E462F8">
          <w:rPr>
            <w:rFonts w:eastAsia="SimSun"/>
            <w:lang w:eastAsia="zh-CN"/>
          </w:rPr>
          <w:t>s</w:t>
        </w:r>
      </w:ins>
      <w:ins w:id="271" w:author="Avinash" w:date="2014-04-05T12:15:00Z">
        <w:r w:rsidR="00732D91">
          <w:rPr>
            <w:rFonts w:eastAsia="SimSun"/>
            <w:lang w:eastAsia="zh-CN"/>
          </w:rPr>
          <w:t xml:space="preserve"> check the status of the signals from the </w:t>
        </w:r>
        <w:r w:rsidR="00601344">
          <w:rPr>
            <w:rFonts w:eastAsia="SimSun"/>
            <w:lang w:eastAsia="zh-CN"/>
          </w:rPr>
          <w:t xml:space="preserve">previous tick, not the current </w:t>
        </w:r>
      </w:ins>
      <w:ins w:id="272" w:author="Avinash" w:date="2014-04-05T12:16:00Z">
        <w:r w:rsidR="00601344">
          <w:rPr>
            <w:rFonts w:eastAsia="SimSun"/>
            <w:lang w:eastAsia="zh-CN"/>
          </w:rPr>
          <w:t>instant</w:t>
        </w:r>
      </w:ins>
      <w:ins w:id="273" w:author="Avinash" w:date="2014-04-05T12:15:00Z">
        <w:r w:rsidR="00732D91">
          <w:rPr>
            <w:rFonts w:eastAsia="SimSun"/>
            <w:lang w:eastAsia="zh-CN"/>
          </w:rPr>
          <w:t xml:space="preserve">. </w:t>
        </w:r>
      </w:ins>
      <w:r w:rsidR="00DD5BE6">
        <w:rPr>
          <w:rFonts w:eastAsia="SimSun" w:hint="eastAsia"/>
          <w:lang w:eastAsia="zh-CN"/>
        </w:rPr>
        <w:t>A</w:t>
      </w:r>
      <w:r w:rsidR="00DD5BE6" w:rsidRPr="005E45AC">
        <w:rPr>
          <w:rFonts w:eastAsia="SimSun" w:hint="eastAsia"/>
          <w:lang w:eastAsia="ko-KR"/>
        </w:rPr>
        <w:t xml:space="preserve"> temporal loop</w:t>
      </w:r>
      <w:r w:rsidR="00DD5BE6">
        <w:rPr>
          <w:rFonts w:eastAsia="SimSun" w:hint="eastAsia"/>
          <w:lang w:eastAsia="zh-CN"/>
        </w:rPr>
        <w:t xml:space="preserve"> </w:t>
      </w:r>
      <w:r w:rsidR="00415922">
        <w:rPr>
          <w:rFonts w:eastAsia="SimSun" w:hint="eastAsia"/>
          <w:lang w:eastAsia="zh-CN"/>
        </w:rPr>
        <w:t xml:space="preserve">in SystemJ </w:t>
      </w:r>
      <w:r w:rsidR="00DD5BE6" w:rsidRPr="005E45AC">
        <w:rPr>
          <w:rFonts w:eastAsia="SimSun" w:hint="eastAsia"/>
          <w:lang w:eastAsia="ko-KR"/>
        </w:rPr>
        <w:t xml:space="preserve">must contain at least one </w:t>
      </w:r>
      <w:r w:rsidR="00DD5BE6" w:rsidRPr="005E45AC">
        <w:rPr>
          <w:rFonts w:ascii="Courier New" w:eastAsia="SimSun" w:hAnsi="Courier New" w:cs="Courier New"/>
          <w:lang w:eastAsia="ko-KR"/>
        </w:rPr>
        <w:t>pause</w:t>
      </w:r>
      <w:r w:rsidR="00DD5BE6" w:rsidRPr="005E45AC">
        <w:rPr>
          <w:rFonts w:eastAsia="SimSun" w:hint="eastAsia"/>
          <w:lang w:eastAsia="ko-KR"/>
        </w:rPr>
        <w:t xml:space="preserve"> </w:t>
      </w:r>
      <w:r w:rsidR="008656B2">
        <w:rPr>
          <w:rFonts w:eastAsia="SimSun" w:hint="eastAsia"/>
          <w:lang w:eastAsia="zh-CN"/>
        </w:rPr>
        <w:t xml:space="preserve">statement </w:t>
      </w:r>
      <w:r w:rsidR="00DD5BE6" w:rsidRPr="005E45AC">
        <w:rPr>
          <w:rFonts w:eastAsia="SimSun" w:hint="eastAsia"/>
          <w:lang w:eastAsia="ko-KR"/>
        </w:rPr>
        <w:t>inside its body</w:t>
      </w:r>
      <w:r w:rsidR="00415922">
        <w:rPr>
          <w:rFonts w:eastAsia="SimSun" w:hint="eastAsia"/>
          <w:lang w:eastAsia="zh-CN"/>
        </w:rPr>
        <w:t xml:space="preserve"> and </w:t>
      </w:r>
      <w:r w:rsidR="00DD5BE6">
        <w:rPr>
          <w:rFonts w:eastAsia="SimSun" w:hint="eastAsia"/>
          <w:lang w:eastAsia="zh-CN"/>
        </w:rPr>
        <w:t>is constructed using</w:t>
      </w:r>
      <w:r w:rsidR="005E45AC" w:rsidRPr="005E45AC">
        <w:rPr>
          <w:rFonts w:eastAsia="SimSun" w:hint="eastAsia"/>
          <w:lang w:eastAsia="ko-KR"/>
        </w:rPr>
        <w:t xml:space="preserve"> </w:t>
      </w:r>
      <w:r w:rsidR="008656B2">
        <w:rPr>
          <w:rFonts w:eastAsia="SimSun" w:hint="eastAsia"/>
          <w:lang w:eastAsia="zh-CN"/>
        </w:rPr>
        <w:t xml:space="preserve">the </w:t>
      </w:r>
      <w:r w:rsidR="005E45AC" w:rsidRPr="005E45AC">
        <w:rPr>
          <w:rFonts w:ascii="Courier New" w:eastAsia="SimSun" w:hAnsi="Courier New" w:cs="Courier New"/>
          <w:lang w:eastAsia="ko-KR"/>
        </w:rPr>
        <w:t>while</w:t>
      </w:r>
      <w:r w:rsidR="005E45AC" w:rsidRPr="005E45AC">
        <w:rPr>
          <w:rFonts w:eastAsia="SimSun" w:hint="eastAsia"/>
          <w:lang w:eastAsia="ko-KR"/>
        </w:rPr>
        <w:t xml:space="preserve"> statement</w:t>
      </w:r>
      <w:r w:rsidR="00415922">
        <w:rPr>
          <w:rFonts w:eastAsia="SimSun" w:hint="eastAsia"/>
          <w:lang w:eastAsia="zh-CN"/>
        </w:rPr>
        <w:t xml:space="preserve">. </w:t>
      </w:r>
      <w:r w:rsidR="005E2E3D">
        <w:rPr>
          <w:rFonts w:eastAsia="SimSun" w:hint="eastAsia"/>
          <w:lang w:eastAsia="zh-CN"/>
        </w:rPr>
        <w:t xml:space="preserve">The </w:t>
      </w:r>
      <w:r w:rsidR="005E2E3D" w:rsidRPr="005E45AC">
        <w:rPr>
          <w:rFonts w:ascii="Courier New" w:eastAsia="SimSun" w:hAnsi="Courier New" w:cs="Courier New"/>
          <w:lang w:eastAsia="ko-KR"/>
        </w:rPr>
        <w:t>trap</w:t>
      </w:r>
      <w:r w:rsidR="005E2E3D" w:rsidRPr="005E45AC">
        <w:rPr>
          <w:rFonts w:eastAsia="SimSun" w:hint="eastAsia"/>
          <w:lang w:eastAsia="ko-KR"/>
        </w:rPr>
        <w:t xml:space="preserve"> and </w:t>
      </w:r>
      <w:r w:rsidR="005E2E3D" w:rsidRPr="005E45AC">
        <w:rPr>
          <w:rFonts w:ascii="Courier New" w:eastAsia="SimSun" w:hAnsi="Courier New" w:cs="Courier New"/>
          <w:lang w:eastAsia="ko-KR"/>
        </w:rPr>
        <w:t>exit</w:t>
      </w:r>
      <w:r w:rsidR="005E2E3D" w:rsidRPr="005E45AC">
        <w:rPr>
          <w:rFonts w:eastAsia="SimSun" w:hint="eastAsia"/>
          <w:lang w:eastAsia="ko-KR"/>
        </w:rPr>
        <w:t xml:space="preserve"> </w:t>
      </w:r>
      <w:r w:rsidR="005E2E3D">
        <w:rPr>
          <w:rFonts w:eastAsia="SimSun" w:hint="eastAsia"/>
          <w:lang w:eastAsia="zh-CN"/>
        </w:rPr>
        <w:t xml:space="preserve">statements </w:t>
      </w:r>
      <w:r w:rsidR="00357604">
        <w:rPr>
          <w:rFonts w:eastAsia="SimSun" w:hint="eastAsia"/>
          <w:lang w:eastAsia="zh-CN"/>
        </w:rPr>
        <w:t xml:space="preserve">are used to </w:t>
      </w:r>
      <w:r w:rsidR="00C02E31">
        <w:t>implement</w:t>
      </w:r>
      <w:r w:rsidR="005F6710" w:rsidRPr="001D6956">
        <w:rPr>
          <w:rFonts w:hint="eastAsia"/>
        </w:rPr>
        <w:t xml:space="preserve"> software exception.</w:t>
      </w:r>
      <w:r w:rsidR="007657DF" w:rsidRPr="001D6956">
        <w:rPr>
          <w:rFonts w:hint="eastAsia"/>
        </w:rPr>
        <w:t xml:space="preserve"> </w:t>
      </w:r>
    </w:p>
    <w:p w:rsidR="00FB3F8B" w:rsidRPr="00C5553B" w:rsidDel="0093378D" w:rsidRDefault="00FB3F8B" w:rsidP="00C5553B">
      <w:pPr>
        <w:pStyle w:val="Heading1"/>
        <w:rPr>
          <w:lang w:eastAsia="zh-CN"/>
        </w:rPr>
      </w:pPr>
      <w:moveFromRangeStart w:id="274" w:author="Avinash" w:date="2014-04-05T10:07:00Z" w:name="move384455769"/>
      <w:moveFrom w:id="275" w:author="Avinash" w:date="2014-04-05T10:07:00Z">
        <w:r w:rsidDel="0093378D">
          <w:rPr>
            <w:rFonts w:hint="eastAsia"/>
            <w:lang w:eastAsia="zh-CN"/>
          </w:rPr>
          <w:t>SystemJ Execution platform</w:t>
        </w:r>
      </w:moveFrom>
    </w:p>
    <w:p w:rsidR="00C5553B" w:rsidRPr="00C5553B" w:rsidDel="0093378D" w:rsidRDefault="00C5553B" w:rsidP="00C5553B">
      <w:pPr>
        <w:pStyle w:val="BodyText"/>
        <w:rPr>
          <w:rFonts w:eastAsia="SimSun"/>
          <w:lang w:eastAsia="zh-CN"/>
        </w:rPr>
      </w:pPr>
      <w:moveFrom w:id="276" w:author="Avinash" w:date="2014-04-05T10:07:00Z">
        <w:r w:rsidRPr="00C5553B" w:rsidDel="0093378D">
          <w:rPr>
            <w:rFonts w:eastAsia="SimSun"/>
            <w:lang w:eastAsia="zh-CN"/>
          </w:rPr>
          <w:t>SystemJ language extends Java with synchronous and asynchronous concurrency; hence SystemJ programs need to be compiled before running on target hardware platforms. The whole compilation procedure can be divided into front-end stage and back-end stage. After some internal steps in the front-end compilation, SystemJ program is translated into an intermediate format named Asynchronous GRaph Code (AGRC) which captures the formal semantics of SystemJ language and guarantees equivalence between the designed system and its implementation [14, 22]. AGRC representation of SystemJ program is then sent to back-end compilation for code generation. The platform-dependent information is used by compiler back-end to generate the final back-end code, which can be directly executed on different hardware platforms.</w:t>
        </w:r>
      </w:moveFrom>
    </w:p>
    <w:p w:rsidR="00C5553B" w:rsidRPr="00C5553B" w:rsidDel="0093378D" w:rsidRDefault="00C5553B" w:rsidP="00C5553B">
      <w:pPr>
        <w:pStyle w:val="BodyText"/>
        <w:rPr>
          <w:rFonts w:eastAsia="SimSun"/>
          <w:lang w:eastAsia="zh-CN"/>
        </w:rPr>
      </w:pPr>
      <w:moveFrom w:id="277" w:author="Avinash" w:date="2014-04-05T10:07:00Z">
        <w:r w:rsidRPr="00C5553B" w:rsidDel="0093378D">
          <w:rPr>
            <w:rFonts w:eastAsia="SimSun"/>
            <w:lang w:eastAsia="zh-CN"/>
          </w:rPr>
          <w:t xml:space="preserve">Since SystemJ programs integrate both control-driven and data-driven operations, which are tightly coupled, implementing both types of operations in a single control processor is inefficient and results in bulky target code size and slow execution speed [32]. However, if we can separate control-driven and data-driven operations and execute them separately, not only can we greatly improve the execution efficiency, but the intricacy of control flow analysis could be substantially simplified. The separation of control-driven and data-driven operations for SystemJ programs has emerged in [32-34]. The main idea is to separate control-driven and data-driven operations at the back-end compilation stage and then mapping them onto two processing units, namely Control Processor (CP) and Data Processor (DP), respectively. Both processors work in tandem, hence the combination of CP and DP is also called the tandem processor [33]. </w:t>
        </w:r>
      </w:moveFrom>
    </w:p>
    <w:p w:rsidR="00C5553B" w:rsidRPr="00C5553B" w:rsidDel="0093378D" w:rsidRDefault="00C5553B" w:rsidP="00C5553B">
      <w:pPr>
        <w:pStyle w:val="BodyText"/>
        <w:rPr>
          <w:rFonts w:eastAsia="SimSun"/>
          <w:lang w:eastAsia="zh-CN"/>
        </w:rPr>
      </w:pPr>
      <w:moveFrom w:id="278" w:author="Avinash" w:date="2014-04-05T10:07:00Z">
        <w:r w:rsidRPr="00C5553B" w:rsidDel="0093378D">
          <w:rPr>
            <w:rFonts w:eastAsia="SimSun"/>
            <w:lang w:eastAsia="zh-CN"/>
          </w:rPr>
          <w:t xml:space="preserve">The control flow representing control-driven operations is named Concurrency and Reactivity Control Flow (CRCF) [36]. Besides control flow of the reactions, CRCF also includes scheduling of all reactions and clock domains, communication between reactions and clock domains, and communication with the environment. CRCF code is executed on the CP. On the other hand, the control flow of data-driven operations is called Java Control Flow (JCF), since all data computations of SystemJ programs are compiled to Java bytecodes running on the DP. </w:t>
        </w:r>
      </w:moveFrom>
    </w:p>
    <w:p w:rsidR="00C5553B" w:rsidDel="0093378D" w:rsidRDefault="00C5553B" w:rsidP="00C5553B">
      <w:pPr>
        <w:pStyle w:val="BodyText"/>
        <w:rPr>
          <w:rFonts w:eastAsia="SimSun"/>
          <w:lang w:eastAsia="zh-CN"/>
        </w:rPr>
      </w:pPr>
      <w:moveFrom w:id="279" w:author="Avinash" w:date="2014-04-05T10:07:00Z">
        <w:r w:rsidRPr="00C5553B" w:rsidDel="0093378D">
          <w:rPr>
            <w:rFonts w:eastAsia="SimSun"/>
            <w:lang w:eastAsia="zh-CN"/>
          </w:rPr>
          <w:t>With this separation, SystemJ program execution is initiated and directed by the CRCF; whenever a Java data computation is required the execution is switched to JCF and returns</w:t>
        </w:r>
        <w:r w:rsidDel="0093378D">
          <w:rPr>
            <w:rFonts w:eastAsia="SimSun"/>
            <w:lang w:eastAsia="zh-CN"/>
          </w:rPr>
          <w:t xml:space="preserve"> to CRCF again upon completion.</w:t>
        </w:r>
      </w:moveFrom>
    </w:p>
    <w:p w:rsidR="00C5553B" w:rsidDel="0093378D" w:rsidRDefault="00C5553B" w:rsidP="00C5553B">
      <w:pPr>
        <w:pStyle w:val="Heading2"/>
        <w:tabs>
          <w:tab w:val="clear" w:pos="360"/>
          <w:tab w:val="num" w:pos="288"/>
        </w:tabs>
        <w:rPr>
          <w:rFonts w:eastAsia="SimSun"/>
          <w:lang w:eastAsia="zh-CN"/>
        </w:rPr>
      </w:pPr>
      <w:moveFrom w:id="280" w:author="Avinash" w:date="2014-04-05T10:07:00Z">
        <w:r w:rsidRPr="00C5553B" w:rsidDel="0093378D">
          <w:rPr>
            <w:rFonts w:eastAsia="SimSun"/>
            <w:lang w:eastAsia="zh-CN"/>
          </w:rPr>
          <w:t>TP-JOP Multi-core Execution Platform</w:t>
        </w:r>
      </w:moveFrom>
    </w:p>
    <w:p w:rsidR="00C5553B" w:rsidRPr="00C5553B" w:rsidDel="0093378D" w:rsidRDefault="00C5553B" w:rsidP="00C5553B">
      <w:pPr>
        <w:pStyle w:val="BodyText"/>
        <w:rPr>
          <w:rFonts w:eastAsia="SimSun"/>
          <w:lang w:eastAsia="zh-CN"/>
        </w:rPr>
      </w:pPr>
      <w:moveFrom w:id="281" w:author="Avinash" w:date="2014-04-05T10:07:00Z">
        <w:r w:rsidRPr="00C5553B" w:rsidDel="0093378D">
          <w:rPr>
            <w:rFonts w:eastAsia="SimSun"/>
            <w:lang w:eastAsia="zh-CN"/>
          </w:rPr>
          <w:t>Inspired by the separation of SystemJ control/data flow, several SystemJ execution platforms have been proposed [32-37]. Among these solutions we choose a multi-core platform named Tandem Processor – Java Optimized Processor (TP-JOP) as our target execution platform. TP-JOP execution platform uses Reactivity and COncurrency Processor (ReCOP) [37] as CP and Java Optimized Processor (JOP) [38] as DP. TP-JOP is based on the idea of Tandem Processor (TP) proposed in [33] with different implementation for DP. Both ReCOP and JOP are designed with time-predictable features, which make WCTT analysis of SystemJ programs feasible on TP-JOP. The block diagram of TP-JOP is shown in</w:t>
        </w:r>
        <w:r w:rsidR="009D687F" w:rsidDel="0093378D">
          <w:rPr>
            <w:rFonts w:eastAsia="SimSun" w:hint="eastAsia"/>
            <w:lang w:eastAsia="zh-CN"/>
          </w:rPr>
          <w:t xml:space="preserve"> </w:t>
        </w:r>
        <w:r w:rsidR="009D687F" w:rsidDel="0093378D">
          <w:rPr>
            <w:rFonts w:eastAsia="SimSun"/>
            <w:lang w:eastAsia="zh-CN"/>
          </w:rPr>
          <w:fldChar w:fldCharType="begin"/>
        </w:r>
        <w:r w:rsidR="009D687F" w:rsidDel="0093378D">
          <w:rPr>
            <w:rFonts w:eastAsia="SimSun"/>
            <w:lang w:eastAsia="zh-CN"/>
          </w:rPr>
          <w:instrText xml:space="preserve"> </w:instrText>
        </w:r>
        <w:r w:rsidR="009D687F" w:rsidDel="0093378D">
          <w:rPr>
            <w:rFonts w:eastAsia="SimSun" w:hint="eastAsia"/>
            <w:lang w:eastAsia="zh-CN"/>
          </w:rPr>
          <w:instrText>REF _Ref384087602 \r</w:instrText>
        </w:r>
        <w:r w:rsidR="009D687F" w:rsidDel="0093378D">
          <w:rPr>
            <w:rFonts w:eastAsia="SimSun"/>
            <w:lang w:eastAsia="zh-CN"/>
          </w:rPr>
          <w:instrText xml:space="preserve"> </w:instrText>
        </w:r>
        <w:r w:rsidR="009D687F" w:rsidDel="0093378D">
          <w:rPr>
            <w:rFonts w:eastAsia="SimSun"/>
            <w:lang w:eastAsia="zh-CN"/>
          </w:rPr>
          <w:fldChar w:fldCharType="separate"/>
        </w:r>
        <w:r w:rsidR="009D687F" w:rsidDel="0093378D">
          <w:rPr>
            <w:rFonts w:eastAsia="SimSun"/>
            <w:lang w:eastAsia="zh-CN"/>
          </w:rPr>
          <w:t>Fig. 1</w:t>
        </w:r>
        <w:r w:rsidR="009D687F" w:rsidDel="0093378D">
          <w:rPr>
            <w:rFonts w:eastAsia="SimSun"/>
            <w:lang w:eastAsia="zh-CN"/>
          </w:rPr>
          <w:fldChar w:fldCharType="end"/>
        </w:r>
        <w:r w:rsidR="009D687F" w:rsidDel="0093378D">
          <w:rPr>
            <w:rFonts w:eastAsia="SimSun" w:hint="eastAsia"/>
            <w:lang w:eastAsia="zh-CN"/>
          </w:rPr>
          <w:t>.</w:t>
        </w:r>
      </w:moveFrom>
    </w:p>
    <w:p w:rsidR="00C5553B" w:rsidRPr="00C5553B" w:rsidDel="0093378D" w:rsidRDefault="00C5553B" w:rsidP="00EF7242">
      <w:pPr>
        <w:pStyle w:val="BodyText"/>
        <w:ind w:firstLine="0"/>
        <w:jc w:val="center"/>
        <w:rPr>
          <w:rFonts w:eastAsia="SimSun"/>
          <w:lang w:eastAsia="zh-CN"/>
        </w:rPr>
      </w:pPr>
      <w:moveFrom w:id="282" w:author="Avinash" w:date="2014-04-05T10:07:00Z">
        <w:r w:rsidDel="0093378D">
          <w:object w:dxaOrig="10222" w:dyaOrig="6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9pt;height:137.1pt" o:ole="">
              <v:imagedata r:id="rId7" o:title=""/>
            </v:shape>
            <o:OLEObject Type="Embed" ProgID="Visio.Drawing.11" ShapeID="_x0000_i1025" DrawAspect="Content" ObjectID="_1492861082" r:id="rId8"/>
          </w:object>
        </w:r>
      </w:moveFrom>
    </w:p>
    <w:p w:rsidR="00C5553B" w:rsidDel="0093378D" w:rsidRDefault="00C5553B" w:rsidP="00EF7242">
      <w:pPr>
        <w:pStyle w:val="figurecaption"/>
        <w:ind w:left="0" w:firstLine="0"/>
        <w:jc w:val="center"/>
        <w:rPr>
          <w:lang w:eastAsia="zh-CN"/>
        </w:rPr>
      </w:pPr>
      <w:bookmarkStart w:id="283" w:name="_Ref384087602"/>
      <w:moveFrom w:id="284" w:author="Avinash" w:date="2014-04-05T10:07:00Z">
        <w:r w:rsidRPr="00C5553B" w:rsidDel="0093378D">
          <w:rPr>
            <w:lang w:eastAsia="zh-CN"/>
          </w:rPr>
          <w:t>Block diagram of TP-JOP execution platform</w:t>
        </w:r>
      </w:moveFrom>
      <w:bookmarkEnd w:id="283"/>
    </w:p>
    <w:p w:rsidR="00C5553B" w:rsidDel="0093378D" w:rsidRDefault="00C5553B" w:rsidP="00C5553B">
      <w:pPr>
        <w:pStyle w:val="Heading2"/>
        <w:rPr>
          <w:rFonts w:eastAsia="SimSun"/>
          <w:lang w:eastAsia="zh-CN"/>
        </w:rPr>
      </w:pPr>
      <w:moveFrom w:id="285" w:author="Avinash" w:date="2014-04-05T10:07:00Z">
        <w:r w:rsidRPr="00C5553B" w:rsidDel="0093378D">
          <w:rPr>
            <w:rFonts w:eastAsia="SimSun"/>
            <w:lang w:eastAsia="zh-CN"/>
          </w:rPr>
          <w:t>Time-Predictable Features of TP-JOP</w:t>
        </w:r>
      </w:moveFrom>
    </w:p>
    <w:p w:rsidR="00C5553B" w:rsidRPr="00C5553B" w:rsidDel="0093378D" w:rsidRDefault="00C5553B" w:rsidP="00C5553B">
      <w:pPr>
        <w:pStyle w:val="BodyText"/>
        <w:rPr>
          <w:rFonts w:eastAsia="SimSun"/>
          <w:lang w:eastAsia="zh-CN"/>
        </w:rPr>
      </w:pPr>
      <w:moveFrom w:id="286" w:author="Avinash" w:date="2014-04-05T10:07:00Z">
        <w:r w:rsidRPr="00C5553B" w:rsidDel="0093378D">
          <w:rPr>
            <w:rFonts w:eastAsia="SimSun"/>
            <w:lang w:eastAsia="zh-CN"/>
          </w:rPr>
          <w:t>The reason for choosing TP-JOP as the target platform of SystemJ WCTT analysis is not only because it matches the separation of control flow into CRCF and JCF, but also in respect that the two processors composing TP-JOP, respectively JOP and ReCOP, are provided with time-predictable features and hence are highly suitable for timing analysis.</w:t>
        </w:r>
      </w:moveFrom>
    </w:p>
    <w:p w:rsidR="00C5553B" w:rsidRPr="00C5553B" w:rsidDel="0093378D" w:rsidRDefault="00C5553B" w:rsidP="00C5553B">
      <w:pPr>
        <w:pStyle w:val="BodyText"/>
        <w:rPr>
          <w:rFonts w:eastAsia="SimSun"/>
          <w:lang w:eastAsia="zh-CN"/>
        </w:rPr>
      </w:pPr>
      <w:moveFrom w:id="287" w:author="Avinash" w:date="2014-04-05T10:07:00Z">
        <w:r w:rsidRPr="00C5553B" w:rsidDel="0093378D">
          <w:rPr>
            <w:rFonts w:eastAsia="SimSun"/>
            <w:lang w:eastAsia="zh-CN"/>
          </w:rPr>
          <w:t>JOP is an open-sourced hardware (soft-core) implementation of the Java Virtual Machine (JVM) targeting embedded real-time systems, it is a low cost processor in terms of gate count and power consumption, and it is also highly customizable and extendable [38]. JOP is much more efficient in running Java programs compared to software implementations of the JVM. JOP is a time-predictable processor, which is ideally suitable for timing analysis, because of its unique architecture for time-predictable execution of Java bytecodes and Java methods. The time-predictable features of JOP include: (1) WCET of each bytecode can be predicted in terms of the number of JOP clock cycles. (2) The pipeline of JOP core is designed without prefetching and queuing in order to eliminate pipeline dependencies that are hard to analyze. In addition, the pipeline stalls, which can be caused by interrupts or memory subsystem, are also avoided to simplify the timing analysis. (3) JOP contains two time-predictable caches: a stack cache, which acts as a substitute for the data cache and a method cache, which acts as a substitute for the program cache available in standard processors.</w:t>
        </w:r>
      </w:moveFrom>
    </w:p>
    <w:p w:rsidR="00C5553B" w:rsidRPr="00C5553B" w:rsidDel="0093378D" w:rsidRDefault="00C5553B" w:rsidP="00C5553B">
      <w:pPr>
        <w:pStyle w:val="BodyText"/>
        <w:rPr>
          <w:rFonts w:eastAsia="SimSun"/>
          <w:lang w:eastAsia="zh-CN"/>
        </w:rPr>
      </w:pPr>
      <w:moveFrom w:id="288" w:author="Avinash" w:date="2014-04-05T10:07:00Z">
        <w:r w:rsidRPr="00C5553B" w:rsidDel="0093378D">
          <w:rPr>
            <w:rFonts w:eastAsia="SimSun"/>
            <w:lang w:eastAsia="zh-CN"/>
          </w:rPr>
          <w:t>A WCET analysis tool called JOP WCET Analyzer (WCA) is provided with JOP. JOP WCA exploits all the time-predictable features of JOP and performs static WCET analysis based on Implicit Path Enumeration (IPET) approach [38]. With the help of data flow analysis which detects loop bounds, WCA calculates the WCET estimates of a Java program which runs on JOP. WCA also integrates the method cache analysis to generate more accurate results.</w:t>
        </w:r>
      </w:moveFrom>
    </w:p>
    <w:p w:rsidR="00C5553B" w:rsidRPr="00C5553B" w:rsidDel="0093378D" w:rsidRDefault="00C5553B" w:rsidP="00C5553B">
      <w:pPr>
        <w:pStyle w:val="BodyText"/>
        <w:rPr>
          <w:rFonts w:eastAsia="SimSun"/>
          <w:lang w:eastAsia="zh-CN"/>
        </w:rPr>
      </w:pPr>
      <w:moveFrom w:id="289" w:author="Avinash" w:date="2014-04-05T10:07:00Z">
        <w:r w:rsidRPr="00C5553B" w:rsidDel="0093378D">
          <w:rPr>
            <w:rFonts w:eastAsia="SimSun"/>
            <w:lang w:eastAsia="zh-CN"/>
          </w:rPr>
          <w:t>ReCOP is designed exclusively to deal with the execution of CRCF of SystemJ programs. It also handles the communication with DP (namely JOP) and with the environment. ReCOP executes the CRCF assembly code generated by the back-end of SystemJ compiler. The instructions are carried out as sequences of micro-operations. Every instruction is executed in exactly three ReCOP cycles. The three execution cycles of ReCOP instructions are instruction fetching cycle, decoding cycle and execution cycle.</w:t>
        </w:r>
      </w:moveFrom>
    </w:p>
    <w:p w:rsidR="00C5553B" w:rsidRPr="00C5553B" w:rsidDel="0093378D" w:rsidRDefault="00C5553B" w:rsidP="00292C17">
      <w:pPr>
        <w:pStyle w:val="Heading2"/>
        <w:rPr>
          <w:rFonts w:eastAsia="SimSun"/>
          <w:lang w:eastAsia="zh-CN"/>
        </w:rPr>
      </w:pPr>
      <w:moveFrom w:id="290" w:author="Avinash" w:date="2014-04-05T10:07:00Z">
        <w:r w:rsidRPr="00C5553B" w:rsidDel="0093378D">
          <w:rPr>
            <w:rFonts w:eastAsia="SimSun"/>
            <w:lang w:eastAsia="zh-CN"/>
          </w:rPr>
          <w:t>Execution Pattern on TP-JOP</w:t>
        </w:r>
      </w:moveFrom>
    </w:p>
    <w:p w:rsidR="00FB3F8B" w:rsidRPr="000E6F17" w:rsidDel="0093378D" w:rsidRDefault="00C5553B" w:rsidP="00C5553B">
      <w:pPr>
        <w:pStyle w:val="BodyText"/>
        <w:rPr>
          <w:rFonts w:eastAsia="SimSun"/>
          <w:lang w:eastAsia="zh-CN"/>
        </w:rPr>
      </w:pPr>
      <w:moveFrom w:id="291" w:author="Avinash" w:date="2014-04-05T10:07:00Z">
        <w:r w:rsidRPr="00C5553B" w:rsidDel="0093378D">
          <w:rPr>
            <w:rFonts w:eastAsia="SimSun"/>
            <w:lang w:eastAsia="zh-CN"/>
          </w:rPr>
          <w:t>There are two types of execution pattern on TP-JOP execution platform, interleaving and sequential execution pattern, respectively. The original TP-JOP with the FIFO buffer features an interleaving execution patt</w:t>
        </w:r>
        <w:r w:rsidR="001E737E" w:rsidDel="0093378D">
          <w:rPr>
            <w:rFonts w:eastAsia="SimSun"/>
            <w:lang w:eastAsia="zh-CN"/>
          </w:rPr>
          <w:t>ern, whereby the control on ReC</w:t>
        </w:r>
        <w:r w:rsidR="001E737E" w:rsidDel="0093378D">
          <w:rPr>
            <w:rFonts w:eastAsia="SimSun" w:hint="eastAsia"/>
            <w:lang w:eastAsia="zh-CN"/>
          </w:rPr>
          <w:t>OP</w:t>
        </w:r>
        <w:r w:rsidRPr="00C5553B" w:rsidDel="0093378D">
          <w:rPr>
            <w:rFonts w:eastAsia="SimSun"/>
            <w:lang w:eastAsia="zh-CN"/>
          </w:rPr>
          <w:t xml:space="preserve"> and data processing on JOP can proceed in tandem. In order to facilitate the WCTT timing analysis, we simplify the execution model by removing FIFO and forcing two processors to execute exclusively and sequentially. Sequential execution pattern indicates that there is no interleaving between the execution of ReCOP and JOP. ReCOP perform the initialization at the beginning, followed by the execution of control-driven operations. Whenever a data computation request is encountered, the control of execution pattern is transferred to JOP. ReCOP halts until JOP finishes performing Java data computation and return the results. In interleaving execution pattern, ReCOP does not halt when JOP is performing Java computations. Instead, the execution of ReCOP jumps to the CRCF code of other reactions to execute them until there is no reaction that can be executed further without the results of data computation from JOP.</w:t>
        </w:r>
      </w:moveFrom>
    </w:p>
    <w:p w:rsidR="001D6956" w:rsidRPr="00C5553B" w:rsidRDefault="007657DF" w:rsidP="00C5553B">
      <w:pPr>
        <w:pStyle w:val="Heading1"/>
        <w:rPr>
          <w:lang w:eastAsia="zh-CN"/>
        </w:rPr>
      </w:pPr>
      <w:bookmarkStart w:id="292" w:name="_Ref384088166"/>
      <w:moveFromRangeEnd w:id="274"/>
      <w:r>
        <w:rPr>
          <w:rFonts w:hint="eastAsia"/>
          <w:lang w:eastAsia="zh-CN"/>
        </w:rPr>
        <w:t>motivating example</w:t>
      </w:r>
      <w:bookmarkEnd w:id="292"/>
      <w:ins w:id="293" w:author="Avinash" w:date="2014-04-05T12:16:00Z">
        <w:r w:rsidR="00273B7D">
          <w:rPr>
            <w:lang w:eastAsia="zh-CN"/>
          </w:rPr>
          <w:t xml:space="preserve"> and the problem definition</w:t>
        </w:r>
      </w:ins>
    </w:p>
    <w:p w:rsidR="002A76BC" w:rsidRDefault="007657DF" w:rsidP="003F3AED">
      <w:pPr>
        <w:pStyle w:val="BodyText"/>
        <w:rPr>
          <w:ins w:id="294" w:author="Avinash" w:date="2014-04-05T10:07:00Z"/>
          <w:rFonts w:eastAsia="SimSun"/>
          <w:lang w:eastAsia="zh-CN"/>
        </w:rPr>
      </w:pPr>
      <w:r>
        <w:t xml:space="preserve">We use </w:t>
      </w:r>
      <w:r w:rsidR="00D31305" w:rsidRPr="00FA7A00">
        <w:rPr>
          <w:rFonts w:eastAsia="SimSun" w:hint="eastAsia"/>
          <w:lang w:eastAsia="zh-CN"/>
        </w:rPr>
        <w:t>the motivating example of a</w:t>
      </w:r>
      <w:r>
        <w:t xml:space="preserve"> </w:t>
      </w:r>
      <w:r w:rsidR="00C05E1D">
        <w:rPr>
          <w:rFonts w:eastAsia="SimSun" w:hint="eastAsia"/>
          <w:lang w:eastAsia="zh-CN"/>
        </w:rPr>
        <w:t>F</w:t>
      </w:r>
      <w:r w:rsidR="002A76BC">
        <w:rPr>
          <w:rFonts w:eastAsia="SimSun" w:hint="eastAsia"/>
          <w:lang w:eastAsia="zh-CN"/>
        </w:rPr>
        <w:t>ruit</w:t>
      </w:r>
      <w:r>
        <w:t xml:space="preserve"> </w:t>
      </w:r>
      <w:r w:rsidR="00604D35">
        <w:rPr>
          <w:rFonts w:eastAsia="SimSun" w:hint="eastAsia"/>
          <w:lang w:eastAsia="zh-CN"/>
        </w:rPr>
        <w:t>Sorter</w:t>
      </w:r>
      <w:r w:rsidR="00B17700" w:rsidRPr="00FA7A00">
        <w:rPr>
          <w:rFonts w:eastAsia="SimSun" w:hint="eastAsia"/>
          <w:lang w:eastAsia="zh-CN"/>
        </w:rPr>
        <w:t xml:space="preserve"> </w:t>
      </w:r>
      <w:r w:rsidR="00B17700">
        <w:t>to describe the</w:t>
      </w:r>
      <w:r>
        <w:t xml:space="preserve"> semantics of the SystemJ language</w:t>
      </w:r>
      <w:r w:rsidR="00D60733" w:rsidRPr="00ED59C4">
        <w:rPr>
          <w:rFonts w:eastAsia="SimSun" w:hint="eastAsia"/>
          <w:lang w:eastAsia="zh-CN"/>
        </w:rPr>
        <w:t>, as shown in</w:t>
      </w:r>
      <w:r w:rsidR="009D687F">
        <w:rPr>
          <w:rFonts w:eastAsia="SimSun" w:hint="eastAsia"/>
          <w:lang w:eastAsia="zh-CN"/>
        </w:rPr>
        <w:t xml:space="preserve"> </w:t>
      </w:r>
      <w:r w:rsidR="009D687F">
        <w:rPr>
          <w:rFonts w:eastAsia="SimSun"/>
          <w:lang w:eastAsia="zh-CN"/>
        </w:rPr>
        <w:fldChar w:fldCharType="begin"/>
      </w:r>
      <w:r w:rsidR="009D687F">
        <w:rPr>
          <w:rFonts w:eastAsia="SimSun"/>
          <w:lang w:eastAsia="zh-CN"/>
        </w:rPr>
        <w:instrText xml:space="preserve"> </w:instrText>
      </w:r>
      <w:r w:rsidR="009D687F">
        <w:rPr>
          <w:rFonts w:eastAsia="SimSun" w:hint="eastAsia"/>
          <w:lang w:eastAsia="zh-CN"/>
        </w:rPr>
        <w:instrText>REF _Ref384087653 \r</w:instrText>
      </w:r>
      <w:r w:rsidR="009D687F">
        <w:rPr>
          <w:rFonts w:eastAsia="SimSun"/>
          <w:lang w:eastAsia="zh-CN"/>
        </w:rPr>
        <w:instrText xml:space="preserve"> </w:instrText>
      </w:r>
      <w:r w:rsidR="009D687F">
        <w:rPr>
          <w:rFonts w:eastAsia="SimSun"/>
          <w:lang w:eastAsia="zh-CN"/>
        </w:rPr>
        <w:fldChar w:fldCharType="separate"/>
      </w:r>
      <w:ins w:id="295" w:author="Avinash" w:date="2014-04-05T10:13:00Z">
        <w:r w:rsidR="008419BC">
          <w:rPr>
            <w:rFonts w:eastAsia="SimSun"/>
            <w:lang w:eastAsia="zh-CN"/>
          </w:rPr>
          <w:t>Fig. 1</w:t>
        </w:r>
      </w:ins>
      <w:del w:id="296" w:author="Avinash" w:date="2014-04-05T10:13:00Z">
        <w:r w:rsidR="009D687F" w:rsidDel="008419BC">
          <w:rPr>
            <w:rFonts w:eastAsia="SimSun"/>
            <w:lang w:eastAsia="zh-CN"/>
          </w:rPr>
          <w:delText>Fig. 2</w:delText>
        </w:r>
      </w:del>
      <w:r w:rsidR="009D687F">
        <w:rPr>
          <w:rFonts w:eastAsia="SimSun"/>
          <w:lang w:eastAsia="zh-CN"/>
        </w:rPr>
        <w:fldChar w:fldCharType="end"/>
      </w:r>
      <w:r>
        <w:t xml:space="preserve">. The </w:t>
      </w:r>
      <w:r w:rsidR="00D60733">
        <w:rPr>
          <w:rFonts w:eastAsia="SimSun" w:hint="eastAsia"/>
          <w:lang w:eastAsia="zh-CN"/>
        </w:rPr>
        <w:t>Fruit</w:t>
      </w:r>
      <w:r w:rsidR="00D60733">
        <w:t xml:space="preserve"> </w:t>
      </w:r>
      <w:r w:rsidR="00604D35">
        <w:rPr>
          <w:rFonts w:eastAsia="SimSun" w:hint="eastAsia"/>
          <w:lang w:eastAsia="zh-CN"/>
        </w:rPr>
        <w:t>Sorter combines</w:t>
      </w:r>
      <w:r>
        <w:t xml:space="preserve"> </w:t>
      </w:r>
      <w:r w:rsidR="00604D35" w:rsidRPr="00ED59C4">
        <w:rPr>
          <w:rFonts w:eastAsia="SimSun" w:hint="eastAsia"/>
          <w:lang w:eastAsia="zh-CN"/>
        </w:rPr>
        <w:t xml:space="preserve">several </w:t>
      </w:r>
      <w:r w:rsidR="00604D35" w:rsidRPr="00ED59C4">
        <w:rPr>
          <w:rFonts w:eastAsia="SimSun"/>
          <w:lang w:eastAsia="zh-CN"/>
        </w:rPr>
        <w:t>sensors</w:t>
      </w:r>
      <w:r w:rsidR="00604D35" w:rsidRPr="00ED59C4">
        <w:rPr>
          <w:rFonts w:eastAsia="SimSun" w:hint="eastAsia"/>
          <w:lang w:eastAsia="zh-CN"/>
        </w:rPr>
        <w:t xml:space="preserve"> and </w:t>
      </w:r>
      <w:r w:rsidR="00604D35">
        <w:t>two mechatronic components</w:t>
      </w:r>
      <w:r w:rsidR="00357604">
        <w:rPr>
          <w:rFonts w:eastAsia="SimSun" w:hint="eastAsia"/>
          <w:lang w:eastAsia="zh-CN"/>
        </w:rPr>
        <w:t xml:space="preserve">, </w:t>
      </w:r>
      <w:r>
        <w:t xml:space="preserve">a Conveyor and a Mechanical </w:t>
      </w:r>
      <w:r w:rsidR="00721B12" w:rsidRPr="00ED59C4">
        <w:rPr>
          <w:rFonts w:eastAsia="SimSun" w:hint="eastAsia"/>
          <w:lang w:eastAsia="zh-CN"/>
        </w:rPr>
        <w:t>A</w:t>
      </w:r>
      <w:r w:rsidR="00604D35">
        <w:t>rm</w:t>
      </w:r>
      <w:r w:rsidR="00357604" w:rsidRPr="000E6F17">
        <w:rPr>
          <w:rFonts w:eastAsia="SimSun" w:hint="eastAsia"/>
          <w:lang w:eastAsia="zh-CN"/>
        </w:rPr>
        <w:t xml:space="preserve"> (Arm),</w:t>
      </w:r>
      <w:r>
        <w:t xml:space="preserve"> </w:t>
      </w:r>
      <w:r w:rsidR="00357604" w:rsidRPr="000E6F17">
        <w:rPr>
          <w:rFonts w:eastAsia="SimSun" w:hint="eastAsia"/>
          <w:lang w:eastAsia="zh-CN"/>
        </w:rPr>
        <w:t xml:space="preserve">respectively, </w:t>
      </w:r>
      <w:r w:rsidR="00604D35" w:rsidRPr="00ED59C4">
        <w:rPr>
          <w:rFonts w:eastAsia="SimSun" w:hint="eastAsia"/>
          <w:lang w:eastAsia="zh-CN"/>
        </w:rPr>
        <w:t>to form</w:t>
      </w:r>
      <w:r w:rsidR="00357604">
        <w:rPr>
          <w:rFonts w:eastAsia="SimSun" w:hint="eastAsia"/>
          <w:lang w:eastAsia="zh-CN"/>
        </w:rPr>
        <w:t xml:space="preserve"> a</w:t>
      </w:r>
      <w:r>
        <w:t xml:space="preserve"> simple </w:t>
      </w:r>
      <w:r w:rsidR="00357604" w:rsidRPr="000E6F17">
        <w:rPr>
          <w:rFonts w:eastAsia="SimSun" w:hint="eastAsia"/>
          <w:lang w:eastAsia="zh-CN"/>
        </w:rPr>
        <w:t>system</w:t>
      </w:r>
      <w:r>
        <w:t xml:space="preserve"> for </w:t>
      </w:r>
      <w:r w:rsidR="00604D35" w:rsidRPr="00ED59C4">
        <w:rPr>
          <w:rFonts w:eastAsia="SimSun" w:hint="eastAsia"/>
          <w:lang w:eastAsia="zh-CN"/>
        </w:rPr>
        <w:t>sorting</w:t>
      </w:r>
      <w:r w:rsidR="00721B12" w:rsidRPr="00ED59C4">
        <w:rPr>
          <w:rFonts w:eastAsia="SimSun" w:hint="eastAsia"/>
          <w:lang w:eastAsia="zh-CN"/>
        </w:rPr>
        <w:t xml:space="preserve"> </w:t>
      </w:r>
      <w:r w:rsidR="00721B12" w:rsidRPr="00ED59C4">
        <w:rPr>
          <w:rFonts w:eastAsia="SimSun"/>
          <w:lang w:eastAsia="zh-CN"/>
        </w:rPr>
        <w:t>different</w:t>
      </w:r>
      <w:r w:rsidR="00721B12" w:rsidRPr="00ED59C4">
        <w:rPr>
          <w:rFonts w:eastAsia="SimSun" w:hint="eastAsia"/>
          <w:lang w:eastAsia="zh-CN"/>
        </w:rPr>
        <w:t xml:space="preserve"> types of fruits.</w:t>
      </w:r>
      <w:r>
        <w:t xml:space="preserve"> </w:t>
      </w:r>
      <w:r w:rsidR="001178C4" w:rsidRPr="001178C4">
        <w:rPr>
          <w:rFonts w:eastAsia="SimSun" w:hint="eastAsia"/>
          <w:lang w:eastAsia="zh-CN"/>
        </w:rPr>
        <w:t>Fruit</w:t>
      </w:r>
      <w:r w:rsidR="001178C4">
        <w:rPr>
          <w:rFonts w:eastAsia="SimSun" w:hint="eastAsia"/>
          <w:lang w:eastAsia="zh-CN"/>
        </w:rPr>
        <w:t xml:space="preserve"> items</w:t>
      </w:r>
      <w:r w:rsidR="001178C4" w:rsidRPr="001178C4">
        <w:rPr>
          <w:rFonts w:eastAsia="SimSun" w:hint="eastAsia"/>
          <w:lang w:eastAsia="zh-CN"/>
        </w:rPr>
        <w:t xml:space="preserve"> are loaded </w:t>
      </w:r>
      <w:r w:rsidR="00357604">
        <w:rPr>
          <w:rFonts w:eastAsia="SimSun" w:hint="eastAsia"/>
          <w:lang w:eastAsia="zh-CN"/>
        </w:rPr>
        <w:t xml:space="preserve">at </w:t>
      </w:r>
      <w:r w:rsidR="001178C4">
        <w:t xml:space="preserve">the loading end (BEG) of the </w:t>
      </w:r>
      <w:r w:rsidR="001178C4">
        <w:lastRenderedPageBreak/>
        <w:t>Conveyor</w:t>
      </w:r>
      <w:r w:rsidR="001178C4" w:rsidRPr="001178C4">
        <w:rPr>
          <w:rFonts w:eastAsia="SimSun" w:hint="eastAsia"/>
          <w:lang w:eastAsia="zh-CN"/>
        </w:rPr>
        <w:t xml:space="preserve"> and get</w:t>
      </w:r>
      <w:r w:rsidR="001178C4">
        <w:t xml:space="preserve"> </w:t>
      </w:r>
      <w:r w:rsidR="001178C4" w:rsidRPr="001178C4">
        <w:rPr>
          <w:rFonts w:eastAsia="SimSun" w:hint="eastAsia"/>
          <w:lang w:eastAsia="zh-CN"/>
        </w:rPr>
        <w:t xml:space="preserve">sorted into </w:t>
      </w:r>
      <w:r w:rsidR="00AE1CE4">
        <w:rPr>
          <w:rFonts w:eastAsia="SimSun" w:hint="eastAsia"/>
          <w:lang w:eastAsia="zh-CN"/>
        </w:rPr>
        <w:t>corresponding</w:t>
      </w:r>
      <w:r w:rsidR="001178C4" w:rsidRPr="001178C4">
        <w:rPr>
          <w:rFonts w:eastAsia="SimSun" w:hint="eastAsia"/>
          <w:lang w:eastAsia="zh-CN"/>
        </w:rPr>
        <w:t xml:space="preserve"> bins </w:t>
      </w:r>
      <w:r w:rsidR="001178C4">
        <w:t xml:space="preserve">when they reach the </w:t>
      </w:r>
      <w:r w:rsidR="001178C4" w:rsidRPr="001178C4">
        <w:rPr>
          <w:rFonts w:eastAsia="SimSun" w:hint="eastAsia"/>
          <w:lang w:eastAsia="zh-CN"/>
        </w:rPr>
        <w:t xml:space="preserve">sorting </w:t>
      </w:r>
      <w:r w:rsidR="001178C4">
        <w:t>end (END) of the Conveyor</w:t>
      </w:r>
      <w:r w:rsidR="001178C4" w:rsidRPr="001178C4">
        <w:rPr>
          <w:rFonts w:eastAsia="SimSun" w:hint="eastAsia"/>
          <w:lang w:eastAsia="zh-CN"/>
        </w:rPr>
        <w:t>.</w:t>
      </w:r>
    </w:p>
    <w:p w:rsidR="00CD1C2C" w:rsidRDefault="00CD1C2C" w:rsidP="00CD1C2C">
      <w:pPr>
        <w:pStyle w:val="BodyText"/>
        <w:rPr>
          <w:rFonts w:eastAsia="SimSun"/>
          <w:lang w:eastAsia="zh-CN"/>
        </w:rPr>
      </w:pPr>
      <w:moveToRangeStart w:id="297" w:author="Avinash" w:date="2014-04-05T10:07:00Z" w:name="move384455796"/>
      <w:moveTo w:id="298" w:author="Avinash" w:date="2014-04-05T10:07:00Z">
        <w:r>
          <w:rPr>
            <w:rFonts w:eastAsia="SimSun"/>
            <w:lang w:eastAsia="zh-CN"/>
          </w:rPr>
          <w:t>The</w:t>
        </w:r>
        <w:r>
          <w:rPr>
            <w:rFonts w:eastAsia="SimSun" w:hint="eastAsia"/>
            <w:lang w:eastAsia="zh-CN"/>
          </w:rPr>
          <w:t xml:space="preserve"> SystemJ program describing the Fruit Sorter </w:t>
        </w:r>
        <w:r>
          <w:rPr>
            <w:rFonts w:eastAsia="SimSun"/>
            <w:lang w:eastAsia="zh-CN"/>
          </w:rPr>
          <w:t>consists</w:t>
        </w:r>
        <w:r>
          <w:rPr>
            <w:rFonts w:eastAsia="SimSun" w:hint="eastAsia"/>
            <w:lang w:eastAsia="zh-CN"/>
          </w:rPr>
          <w:t xml:space="preserve"> of two clock-domains, namely </w:t>
        </w:r>
        <w:r>
          <w:rPr>
            <w:rFonts w:eastAsia="SimSun"/>
            <w:lang w:eastAsia="zh-CN"/>
          </w:rPr>
          <w:t>Conve</w:t>
        </w:r>
        <w:r w:rsidRPr="001178C4">
          <w:rPr>
            <w:rFonts w:eastAsia="SimSun"/>
            <w:lang w:eastAsia="zh-CN"/>
          </w:rPr>
          <w:t>yorController</w:t>
        </w:r>
        <w:r>
          <w:rPr>
            <w:rFonts w:eastAsia="SimSun" w:hint="eastAsia"/>
            <w:lang w:eastAsia="zh-CN"/>
          </w:rPr>
          <w:t xml:space="preserve"> CD</w:t>
        </w:r>
        <w:r w:rsidRPr="001178C4">
          <w:rPr>
            <w:rFonts w:eastAsia="SimSun"/>
            <w:lang w:eastAsia="zh-CN"/>
          </w:rPr>
          <w:t xml:space="preserve"> and ArmController</w:t>
        </w:r>
        <w:r>
          <w:rPr>
            <w:rFonts w:eastAsia="SimSun" w:hint="eastAsia"/>
            <w:lang w:eastAsia="zh-CN"/>
          </w:rPr>
          <w:t xml:space="preserve"> CD. Separation of the SystemJ program into two asynchronous clock-domains captures the nature of the asynchronous operations for </w:t>
        </w:r>
        <w:r>
          <w:t xml:space="preserve">Conveyor </w:t>
        </w:r>
        <w:r>
          <w:rPr>
            <w:rFonts w:eastAsia="SimSun" w:hint="eastAsia"/>
            <w:lang w:eastAsia="zh-CN"/>
          </w:rPr>
          <w:t xml:space="preserve">and </w:t>
        </w:r>
        <w:r w:rsidRPr="00EF7DCA">
          <w:rPr>
            <w:rFonts w:eastAsia="SimSun" w:hint="eastAsia"/>
            <w:lang w:eastAsia="zh-CN"/>
          </w:rPr>
          <w:t>A</w:t>
        </w:r>
        <w:r>
          <w:t>rm</w:t>
        </w:r>
        <w:r w:rsidRPr="009700D2">
          <w:rPr>
            <w:rFonts w:eastAsia="SimSun" w:hint="eastAsia"/>
            <w:lang w:eastAsia="zh-CN"/>
          </w:rPr>
          <w:t>.</w:t>
        </w:r>
        <w:r>
          <w:rPr>
            <w:rFonts w:eastAsia="SimSun" w:hint="eastAsia"/>
            <w:lang w:eastAsia="zh-CN"/>
          </w:rPr>
          <w:t xml:space="preserve"> Five input signals from the sensors of Fruit Sorter are sampled into those two clock-domains, and four output control signals are generated and emitted back to Fruit Sorter to control the </w:t>
        </w:r>
        <w:r>
          <w:t xml:space="preserve">Conveyor </w:t>
        </w:r>
        <w:r>
          <w:rPr>
            <w:rFonts w:eastAsia="SimSun" w:hint="eastAsia"/>
            <w:lang w:eastAsia="zh-CN"/>
          </w:rPr>
          <w:t xml:space="preserve">and </w:t>
        </w:r>
        <w:r w:rsidRPr="00EF7DCA">
          <w:rPr>
            <w:rFonts w:eastAsia="SimSun" w:hint="eastAsia"/>
            <w:lang w:eastAsia="zh-CN"/>
          </w:rPr>
          <w:t>A</w:t>
        </w:r>
        <w:r>
          <w:t>rm</w:t>
        </w:r>
        <w:r>
          <w:rPr>
            <w:rFonts w:eastAsia="SimSun" w:hint="eastAsia"/>
            <w:lang w:eastAsia="zh-CN"/>
          </w:rPr>
          <w:t xml:space="preserve">. Two channels are exploited for cross clock-domain communication. </w:t>
        </w:r>
      </w:moveTo>
    </w:p>
    <w:p w:rsidR="0045360F" w:rsidDel="0085120A" w:rsidRDefault="0045360F" w:rsidP="0045360F">
      <w:pPr>
        <w:pStyle w:val="BodyText"/>
        <w:rPr>
          <w:del w:id="299" w:author="Avinash" w:date="2014-04-05T10:10:00Z"/>
          <w:rFonts w:eastAsia="SimSun"/>
          <w:lang w:eastAsia="zh-CN"/>
        </w:rPr>
      </w:pPr>
      <w:moveToRangeStart w:id="300" w:author="Avinash" w:date="2014-04-05T10:07:00Z" w:name="move384455803"/>
      <w:moveToRangeEnd w:id="297"/>
      <w:moveTo w:id="301" w:author="Avinash" w:date="2014-04-05T10:07:00Z">
        <w:r>
          <w:rPr>
            <w:rFonts w:eastAsia="SimSun" w:hint="eastAsia"/>
            <w:lang w:eastAsia="zh-CN"/>
          </w:rPr>
          <w:t>T</w:t>
        </w:r>
        <w:r>
          <w:rPr>
            <w:rFonts w:eastAsia="SimSun"/>
            <w:lang w:eastAsia="zh-CN"/>
          </w:rPr>
          <w:t>h</w:t>
        </w:r>
        <w:r>
          <w:rPr>
            <w:rFonts w:eastAsia="SimSun" w:hint="eastAsia"/>
            <w:lang w:eastAsia="zh-CN"/>
          </w:rPr>
          <w:t>ere are</w:t>
        </w:r>
        <w:r w:rsidRPr="001178C4">
          <w:rPr>
            <w:rFonts w:eastAsia="SimSun"/>
            <w:lang w:eastAsia="zh-CN"/>
          </w:rPr>
          <w:t xml:space="preserve"> two sensors (BEG and END) </w:t>
        </w:r>
        <w:r>
          <w:rPr>
            <w:rFonts w:eastAsia="SimSun"/>
            <w:lang w:eastAsia="zh-CN"/>
          </w:rPr>
          <w:t xml:space="preserve">in the Conveyor </w:t>
        </w:r>
        <w:r>
          <w:rPr>
            <w:rFonts w:eastAsia="SimSun" w:hint="eastAsia"/>
            <w:lang w:eastAsia="zh-CN"/>
          </w:rPr>
          <w:t>for</w:t>
        </w:r>
        <w:r>
          <w:rPr>
            <w:rFonts w:eastAsia="SimSun"/>
            <w:lang w:eastAsia="zh-CN"/>
          </w:rPr>
          <w:t xml:space="preserve"> </w:t>
        </w:r>
        <w:r>
          <w:rPr>
            <w:rFonts w:eastAsia="SimSun" w:hint="eastAsia"/>
            <w:lang w:eastAsia="zh-CN"/>
          </w:rPr>
          <w:t xml:space="preserve">detecting the presence of a fruit item </w:t>
        </w:r>
        <w:r w:rsidRPr="001178C4">
          <w:rPr>
            <w:rFonts w:eastAsia="SimSun"/>
            <w:lang w:eastAsia="zh-CN"/>
          </w:rPr>
          <w:t xml:space="preserve">at the loading and </w:t>
        </w:r>
        <w:r>
          <w:rPr>
            <w:rFonts w:eastAsia="SimSun" w:hint="eastAsia"/>
            <w:lang w:eastAsia="zh-CN"/>
          </w:rPr>
          <w:t>sorting</w:t>
        </w:r>
        <w:r w:rsidRPr="001178C4">
          <w:rPr>
            <w:rFonts w:eastAsia="SimSun"/>
            <w:lang w:eastAsia="zh-CN"/>
          </w:rPr>
          <w:t xml:space="preserve"> end</w:t>
        </w:r>
        <w:r>
          <w:rPr>
            <w:rFonts w:eastAsia="SimSun"/>
            <w:lang w:eastAsia="zh-CN"/>
          </w:rPr>
          <w:t xml:space="preserve">, which are </w:t>
        </w:r>
        <w:r>
          <w:rPr>
            <w:rFonts w:eastAsia="SimSun" w:hint="eastAsia"/>
            <w:lang w:eastAsia="zh-CN"/>
          </w:rPr>
          <w:t>represented</w:t>
        </w:r>
        <w:r w:rsidRPr="001178C4">
          <w:rPr>
            <w:rFonts w:eastAsia="SimSun"/>
            <w:lang w:eastAsia="zh-CN"/>
          </w:rPr>
          <w:t xml:space="preserve"> by </w:t>
        </w:r>
        <w:r>
          <w:rPr>
            <w:rFonts w:eastAsia="SimSun" w:hint="eastAsia"/>
            <w:lang w:eastAsia="zh-CN"/>
          </w:rPr>
          <w:t>input</w:t>
        </w:r>
        <w:r w:rsidRPr="001178C4">
          <w:rPr>
            <w:rFonts w:eastAsia="SimSun"/>
            <w:lang w:eastAsia="zh-CN"/>
          </w:rPr>
          <w:t xml:space="preserve"> signals NEW_ITEM and IT</w:t>
        </w:r>
        <w:r>
          <w:rPr>
            <w:rFonts w:eastAsia="SimSun"/>
            <w:lang w:eastAsia="zh-CN"/>
          </w:rPr>
          <w:t xml:space="preserve">EM_READYTOPICK, respectively. </w:t>
        </w:r>
        <w:r>
          <w:rPr>
            <w:rFonts w:eastAsia="SimSun" w:hint="eastAsia"/>
            <w:lang w:eastAsia="zh-CN"/>
          </w:rPr>
          <w:t xml:space="preserve">These two signals, together with the pure signal received from channel ITEM_PICKED of ArmController CD, are used to determine whether the maximum loading capacity of the Conveyor has been reached and generate Conveyor movement control signals accordingly. </w:t>
        </w:r>
        <w:r>
          <w:rPr>
            <w:rFonts w:eastAsia="SimSun"/>
            <w:lang w:eastAsia="zh-CN"/>
          </w:rPr>
          <w:t>A</w:t>
        </w:r>
        <w:r>
          <w:rPr>
            <w:rFonts w:eastAsia="SimSun" w:hint="eastAsia"/>
            <w:lang w:eastAsia="zh-CN"/>
          </w:rPr>
          <w:t xml:space="preserve"> camera based</w:t>
        </w:r>
        <w:r w:rsidRPr="001178C4">
          <w:rPr>
            <w:rFonts w:eastAsia="SimSun"/>
            <w:lang w:eastAsia="zh-CN"/>
          </w:rPr>
          <w:t xml:space="preserve"> image recognition </w:t>
        </w:r>
        <w:r>
          <w:rPr>
            <w:rFonts w:eastAsia="SimSun" w:hint="eastAsia"/>
            <w:lang w:eastAsia="zh-CN"/>
          </w:rPr>
          <w:t xml:space="preserve">module in invoked by </w:t>
        </w:r>
        <w:r>
          <w:rPr>
            <w:rFonts w:eastAsia="SimSun"/>
            <w:lang w:eastAsia="zh-CN"/>
          </w:rPr>
          <w:t>Conve</w:t>
        </w:r>
        <w:r w:rsidRPr="001178C4">
          <w:rPr>
            <w:rFonts w:eastAsia="SimSun"/>
            <w:lang w:eastAsia="zh-CN"/>
          </w:rPr>
          <w:t>yorController</w:t>
        </w:r>
        <w:r>
          <w:rPr>
            <w:rFonts w:eastAsia="SimSun" w:hint="eastAsia"/>
            <w:lang w:eastAsia="zh-CN"/>
          </w:rPr>
          <w:t xml:space="preserve"> CD to recognize the type of fruit item. The item type signal is then sent through channel ITEM_TYPE to ArmController CD to instruct the Arm to perform correct sorting.</w:t>
        </w:r>
      </w:moveTo>
    </w:p>
    <w:moveToRangeEnd w:id="300"/>
    <w:p w:rsidR="00CD1C2C" w:rsidRPr="00ED59C4" w:rsidRDefault="00CD1C2C" w:rsidP="003F3AED">
      <w:pPr>
        <w:pStyle w:val="BodyText"/>
        <w:rPr>
          <w:rFonts w:eastAsia="SimSun"/>
          <w:lang w:eastAsia="zh-CN"/>
        </w:rPr>
      </w:pPr>
    </w:p>
    <w:p w:rsidR="002A76BC" w:rsidRPr="00493A10" w:rsidRDefault="00DB3983" w:rsidP="00442CFF">
      <w:pPr>
        <w:pStyle w:val="BodyText"/>
        <w:ind w:firstLine="0"/>
        <w:rPr>
          <w:rFonts w:eastAsia="SimSun"/>
          <w:lang w:eastAsia="zh-CN"/>
        </w:rPr>
      </w:pPr>
      <w:del w:id="302" w:author="Zhenmin Li" w:date="2014-04-05T17:09:00Z">
        <w:r w:rsidDel="00A67D79">
          <w:object w:dxaOrig="7335" w:dyaOrig="5063">
            <v:shape id="_x0000_i1026" type="#_x0000_t75" style="width:251.7pt;height:173.45pt" o:ole="">
              <v:imagedata r:id="rId9" o:title=""/>
            </v:shape>
            <o:OLEObject Type="Embed" ProgID="Visio.Drawing.11" ShapeID="_x0000_i1026" DrawAspect="Content" ObjectID="_1492861083" r:id="rId10"/>
          </w:object>
        </w:r>
      </w:del>
      <w:ins w:id="303" w:author="Zhenmin Li" w:date="2014-04-05T17:09:00Z">
        <w:r w:rsidR="00A67D79" w:rsidRPr="00A67D79">
          <w:t xml:space="preserve"> </w:t>
        </w:r>
      </w:ins>
      <w:ins w:id="304" w:author="Zhenmin Li" w:date="2014-04-05T17:09:00Z">
        <w:del w:id="305" w:author="ben" w:date="2014-04-06T10:05:00Z">
          <w:r w:rsidR="00A67D79" w:rsidDel="00F97C33">
            <w:object w:dxaOrig="7064" w:dyaOrig="4994">
              <v:shape id="_x0000_i1027" type="#_x0000_t75" style="width:251.7pt;height:177.8pt" o:ole="">
                <v:imagedata r:id="rId11" o:title=""/>
              </v:shape>
              <o:OLEObject Type="Embed" ProgID="Visio.Drawing.11" ShapeID="_x0000_i1027" DrawAspect="Content" ObjectID="_1492861084" r:id="rId12"/>
            </w:object>
          </w:r>
        </w:del>
      </w:ins>
      <w:ins w:id="306" w:author="ben" w:date="2014-04-06T11:28:00Z">
        <w:r w:rsidR="00373A26">
          <w:object w:dxaOrig="6627" w:dyaOrig="4881">
            <v:shape id="_x0000_i1028" type="#_x0000_t75" style="width:252.3pt;height:185.95pt" o:ole="">
              <v:imagedata r:id="rId13" o:title=""/>
            </v:shape>
            <o:OLEObject Type="Embed" ProgID="Visio.Drawing.11" ShapeID="_x0000_i1028" DrawAspect="Content" ObjectID="_1492861085" r:id="rId14"/>
          </w:object>
        </w:r>
      </w:ins>
    </w:p>
    <w:p w:rsidR="00EF7242" w:rsidRDefault="00EF7242" w:rsidP="00EF7242">
      <w:pPr>
        <w:pStyle w:val="figurecaption"/>
        <w:ind w:left="0" w:firstLine="0"/>
        <w:jc w:val="center"/>
        <w:rPr>
          <w:lang w:eastAsia="zh-CN"/>
        </w:rPr>
      </w:pPr>
      <w:bookmarkStart w:id="307" w:name="_Ref384087653"/>
      <w:r>
        <w:rPr>
          <w:rFonts w:hint="eastAsia"/>
          <w:lang w:eastAsia="zh-CN"/>
        </w:rPr>
        <w:t xml:space="preserve">Fruit Sorter Example </w:t>
      </w:r>
      <w:r w:rsidR="00B67917">
        <w:rPr>
          <w:rFonts w:hint="eastAsia"/>
          <w:lang w:eastAsia="zh-CN"/>
        </w:rPr>
        <w:t>with</w:t>
      </w:r>
      <w:r>
        <w:rPr>
          <w:rFonts w:hint="eastAsia"/>
          <w:lang w:eastAsia="zh-CN"/>
        </w:rPr>
        <w:t xml:space="preserve"> SystemJ Program Structure</w:t>
      </w:r>
      <w:bookmarkEnd w:id="307"/>
    </w:p>
    <w:p w:rsidR="009700D2" w:rsidDel="00CD1C2C" w:rsidRDefault="009706AA" w:rsidP="009700D2">
      <w:pPr>
        <w:pStyle w:val="BodyText"/>
        <w:rPr>
          <w:rFonts w:eastAsia="SimSun"/>
          <w:lang w:eastAsia="zh-CN"/>
        </w:rPr>
      </w:pPr>
      <w:moveFromRangeStart w:id="308" w:author="Avinash" w:date="2014-04-05T10:07:00Z" w:name="move384455796"/>
      <w:moveFrom w:id="309" w:author="Avinash" w:date="2014-04-05T10:07:00Z">
        <w:r w:rsidDel="00CD1C2C">
          <w:rPr>
            <w:rFonts w:eastAsia="SimSun"/>
            <w:lang w:eastAsia="zh-CN"/>
          </w:rPr>
          <w:t>The</w:t>
        </w:r>
        <w:r w:rsidDel="00CD1C2C">
          <w:rPr>
            <w:rFonts w:eastAsia="SimSun" w:hint="eastAsia"/>
            <w:lang w:eastAsia="zh-CN"/>
          </w:rPr>
          <w:t xml:space="preserve"> SystemJ program describing the Fruit Sorter </w:t>
        </w:r>
        <w:r w:rsidDel="00CD1C2C">
          <w:rPr>
            <w:rFonts w:eastAsia="SimSun"/>
            <w:lang w:eastAsia="zh-CN"/>
          </w:rPr>
          <w:t>consists</w:t>
        </w:r>
        <w:r w:rsidDel="00CD1C2C">
          <w:rPr>
            <w:rFonts w:eastAsia="SimSun" w:hint="eastAsia"/>
            <w:lang w:eastAsia="zh-CN"/>
          </w:rPr>
          <w:t xml:space="preserve"> of two </w:t>
        </w:r>
        <w:r w:rsidR="003C2C1D" w:rsidDel="00CD1C2C">
          <w:rPr>
            <w:rFonts w:eastAsia="SimSun" w:hint="eastAsia"/>
            <w:lang w:eastAsia="zh-CN"/>
          </w:rPr>
          <w:t>clock-domain</w:t>
        </w:r>
        <w:r w:rsidDel="00CD1C2C">
          <w:rPr>
            <w:rFonts w:eastAsia="SimSun" w:hint="eastAsia"/>
            <w:lang w:eastAsia="zh-CN"/>
          </w:rPr>
          <w:t xml:space="preserve">s, namely </w:t>
        </w:r>
        <w:r w:rsidR="00C02E31" w:rsidDel="00CD1C2C">
          <w:rPr>
            <w:rFonts w:eastAsia="SimSun"/>
            <w:lang w:eastAsia="zh-CN"/>
          </w:rPr>
          <w:t>Conve</w:t>
        </w:r>
        <w:r w:rsidRPr="001178C4" w:rsidDel="00CD1C2C">
          <w:rPr>
            <w:rFonts w:eastAsia="SimSun"/>
            <w:lang w:eastAsia="zh-CN"/>
          </w:rPr>
          <w:t>yorController</w:t>
        </w:r>
        <w:r w:rsidDel="00CD1C2C">
          <w:rPr>
            <w:rFonts w:eastAsia="SimSun" w:hint="eastAsia"/>
            <w:lang w:eastAsia="zh-CN"/>
          </w:rPr>
          <w:t xml:space="preserve"> CD</w:t>
        </w:r>
        <w:r w:rsidRPr="001178C4" w:rsidDel="00CD1C2C">
          <w:rPr>
            <w:rFonts w:eastAsia="SimSun"/>
            <w:lang w:eastAsia="zh-CN"/>
          </w:rPr>
          <w:t xml:space="preserve"> and ArmController</w:t>
        </w:r>
        <w:r w:rsidDel="00CD1C2C">
          <w:rPr>
            <w:rFonts w:eastAsia="SimSun" w:hint="eastAsia"/>
            <w:lang w:eastAsia="zh-CN"/>
          </w:rPr>
          <w:t xml:space="preserve"> CD.</w:t>
        </w:r>
        <w:r w:rsidR="00FB25CF" w:rsidDel="00CD1C2C">
          <w:rPr>
            <w:rFonts w:eastAsia="SimSun" w:hint="eastAsia"/>
            <w:lang w:eastAsia="zh-CN"/>
          </w:rPr>
          <w:t xml:space="preserve"> </w:t>
        </w:r>
        <w:r w:rsidR="009700D2" w:rsidDel="00CD1C2C">
          <w:rPr>
            <w:rFonts w:eastAsia="SimSun" w:hint="eastAsia"/>
            <w:lang w:eastAsia="zh-CN"/>
          </w:rPr>
          <w:t xml:space="preserve">Separation of the SystemJ program into two asynchronous </w:t>
        </w:r>
        <w:r w:rsidR="003C2C1D" w:rsidDel="00CD1C2C">
          <w:rPr>
            <w:rFonts w:eastAsia="SimSun" w:hint="eastAsia"/>
            <w:lang w:eastAsia="zh-CN"/>
          </w:rPr>
          <w:t>clock-domain</w:t>
        </w:r>
        <w:r w:rsidR="009700D2" w:rsidDel="00CD1C2C">
          <w:rPr>
            <w:rFonts w:eastAsia="SimSun" w:hint="eastAsia"/>
            <w:lang w:eastAsia="zh-CN"/>
          </w:rPr>
          <w:t xml:space="preserve">s captures the nature of the asynchronous operations for </w:t>
        </w:r>
        <w:r w:rsidR="009700D2" w:rsidDel="00CD1C2C">
          <w:t xml:space="preserve">Conveyor </w:t>
        </w:r>
        <w:r w:rsidR="009700D2" w:rsidDel="00CD1C2C">
          <w:rPr>
            <w:rFonts w:eastAsia="SimSun" w:hint="eastAsia"/>
            <w:lang w:eastAsia="zh-CN"/>
          </w:rPr>
          <w:t xml:space="preserve">and </w:t>
        </w:r>
        <w:r w:rsidR="009700D2" w:rsidRPr="00EF7DCA" w:rsidDel="00CD1C2C">
          <w:rPr>
            <w:rFonts w:eastAsia="SimSun" w:hint="eastAsia"/>
            <w:lang w:eastAsia="zh-CN"/>
          </w:rPr>
          <w:t>A</w:t>
        </w:r>
        <w:r w:rsidR="009700D2" w:rsidDel="00CD1C2C">
          <w:t>rm</w:t>
        </w:r>
        <w:r w:rsidR="009700D2" w:rsidRPr="009700D2" w:rsidDel="00CD1C2C">
          <w:rPr>
            <w:rFonts w:eastAsia="SimSun" w:hint="eastAsia"/>
            <w:lang w:eastAsia="zh-CN"/>
          </w:rPr>
          <w:t>.</w:t>
        </w:r>
        <w:r w:rsidR="009700D2" w:rsidDel="00CD1C2C">
          <w:rPr>
            <w:rFonts w:eastAsia="SimSun" w:hint="eastAsia"/>
            <w:lang w:eastAsia="zh-CN"/>
          </w:rPr>
          <w:t xml:space="preserve"> </w:t>
        </w:r>
        <w:r w:rsidR="00EF7DCA" w:rsidDel="00CD1C2C">
          <w:rPr>
            <w:rFonts w:eastAsia="SimSun" w:hint="eastAsia"/>
            <w:lang w:eastAsia="zh-CN"/>
          </w:rPr>
          <w:t>Five i</w:t>
        </w:r>
        <w:r w:rsidR="00B27B3D" w:rsidDel="00CD1C2C">
          <w:rPr>
            <w:rFonts w:eastAsia="SimSun" w:hint="eastAsia"/>
            <w:lang w:eastAsia="zh-CN"/>
          </w:rPr>
          <w:t xml:space="preserve">nput signals from the </w:t>
        </w:r>
        <w:r w:rsidR="00EF7DCA" w:rsidDel="00CD1C2C">
          <w:rPr>
            <w:rFonts w:eastAsia="SimSun" w:hint="eastAsia"/>
            <w:lang w:eastAsia="zh-CN"/>
          </w:rPr>
          <w:t>sensors of Fruit Sorter</w:t>
        </w:r>
        <w:r w:rsidR="00B27B3D" w:rsidDel="00CD1C2C">
          <w:rPr>
            <w:rFonts w:eastAsia="SimSun" w:hint="eastAsia"/>
            <w:lang w:eastAsia="zh-CN"/>
          </w:rPr>
          <w:t xml:space="preserve"> are sampled into those two </w:t>
        </w:r>
        <w:r w:rsidR="003C2C1D" w:rsidDel="00CD1C2C">
          <w:rPr>
            <w:rFonts w:eastAsia="SimSun" w:hint="eastAsia"/>
            <w:lang w:eastAsia="zh-CN"/>
          </w:rPr>
          <w:t>clock-domain</w:t>
        </w:r>
        <w:r w:rsidR="00B27B3D" w:rsidDel="00CD1C2C">
          <w:rPr>
            <w:rFonts w:eastAsia="SimSun" w:hint="eastAsia"/>
            <w:lang w:eastAsia="zh-CN"/>
          </w:rPr>
          <w:t xml:space="preserve">s, and </w:t>
        </w:r>
        <w:r w:rsidR="00EF7DCA" w:rsidDel="00CD1C2C">
          <w:rPr>
            <w:rFonts w:eastAsia="SimSun" w:hint="eastAsia"/>
            <w:lang w:eastAsia="zh-CN"/>
          </w:rPr>
          <w:t xml:space="preserve">four output </w:t>
        </w:r>
        <w:r w:rsidR="00B27B3D" w:rsidDel="00CD1C2C">
          <w:rPr>
            <w:rFonts w:eastAsia="SimSun" w:hint="eastAsia"/>
            <w:lang w:eastAsia="zh-CN"/>
          </w:rPr>
          <w:t xml:space="preserve">control signals are generated and emitted </w:t>
        </w:r>
        <w:r w:rsidR="00EF7DCA" w:rsidDel="00CD1C2C">
          <w:rPr>
            <w:rFonts w:eastAsia="SimSun" w:hint="eastAsia"/>
            <w:lang w:eastAsia="zh-CN"/>
          </w:rPr>
          <w:t xml:space="preserve">back to Fruit Sorter to control the </w:t>
        </w:r>
        <w:r w:rsidR="00EF7DCA" w:rsidDel="00CD1C2C">
          <w:t xml:space="preserve">Conveyor </w:t>
        </w:r>
        <w:r w:rsidR="00EF7DCA" w:rsidDel="00CD1C2C">
          <w:rPr>
            <w:rFonts w:eastAsia="SimSun" w:hint="eastAsia"/>
            <w:lang w:eastAsia="zh-CN"/>
          </w:rPr>
          <w:t xml:space="preserve">and </w:t>
        </w:r>
        <w:r w:rsidR="00EF7DCA" w:rsidRPr="00EF7DCA" w:rsidDel="00CD1C2C">
          <w:rPr>
            <w:rFonts w:eastAsia="SimSun" w:hint="eastAsia"/>
            <w:lang w:eastAsia="zh-CN"/>
          </w:rPr>
          <w:t>A</w:t>
        </w:r>
        <w:r w:rsidR="00EF7DCA" w:rsidDel="00CD1C2C">
          <w:t>rm</w:t>
        </w:r>
        <w:r w:rsidR="00EF7DCA" w:rsidDel="00CD1C2C">
          <w:rPr>
            <w:rFonts w:eastAsia="SimSun" w:hint="eastAsia"/>
            <w:lang w:eastAsia="zh-CN"/>
          </w:rPr>
          <w:t>.</w:t>
        </w:r>
        <w:r w:rsidR="007B698A" w:rsidDel="00CD1C2C">
          <w:rPr>
            <w:rFonts w:eastAsia="SimSun" w:hint="eastAsia"/>
            <w:lang w:eastAsia="zh-CN"/>
          </w:rPr>
          <w:t xml:space="preserve"> T</w:t>
        </w:r>
        <w:r w:rsidR="00EF7DCA" w:rsidDel="00CD1C2C">
          <w:rPr>
            <w:rFonts w:eastAsia="SimSun" w:hint="eastAsia"/>
            <w:lang w:eastAsia="zh-CN"/>
          </w:rPr>
          <w:t xml:space="preserve">wo channels </w:t>
        </w:r>
        <w:r w:rsidR="007B698A" w:rsidDel="00CD1C2C">
          <w:rPr>
            <w:rFonts w:eastAsia="SimSun" w:hint="eastAsia"/>
            <w:lang w:eastAsia="zh-CN"/>
          </w:rPr>
          <w:t xml:space="preserve">are exploited for cross clock-domain communication. </w:t>
        </w:r>
      </w:moveFrom>
    </w:p>
    <w:p w:rsidR="0047090D" w:rsidDel="0045360F" w:rsidRDefault="00A03AAA" w:rsidP="009700D2">
      <w:pPr>
        <w:pStyle w:val="BodyText"/>
        <w:rPr>
          <w:rFonts w:eastAsia="SimSun"/>
          <w:lang w:eastAsia="zh-CN"/>
        </w:rPr>
      </w:pPr>
      <w:moveFromRangeStart w:id="310" w:author="Avinash" w:date="2014-04-05T10:07:00Z" w:name="move384455803"/>
      <w:moveFromRangeEnd w:id="308"/>
      <w:moveFrom w:id="311" w:author="Avinash" w:date="2014-04-05T10:07:00Z">
        <w:r w:rsidDel="0045360F">
          <w:rPr>
            <w:rFonts w:eastAsia="SimSun" w:hint="eastAsia"/>
            <w:lang w:eastAsia="zh-CN"/>
          </w:rPr>
          <w:t>T</w:t>
        </w:r>
        <w:r w:rsidDel="0045360F">
          <w:rPr>
            <w:rFonts w:eastAsia="SimSun"/>
            <w:lang w:eastAsia="zh-CN"/>
          </w:rPr>
          <w:t>h</w:t>
        </w:r>
        <w:r w:rsidDel="0045360F">
          <w:rPr>
            <w:rFonts w:eastAsia="SimSun" w:hint="eastAsia"/>
            <w:lang w:eastAsia="zh-CN"/>
          </w:rPr>
          <w:t>ere are</w:t>
        </w:r>
        <w:r w:rsidR="001178C4" w:rsidRPr="001178C4" w:rsidDel="0045360F">
          <w:rPr>
            <w:rFonts w:eastAsia="SimSun"/>
            <w:lang w:eastAsia="zh-CN"/>
          </w:rPr>
          <w:t xml:space="preserve"> two sensors (BEG and END) </w:t>
        </w:r>
        <w:r w:rsidDel="0045360F">
          <w:rPr>
            <w:rFonts w:eastAsia="SimSun"/>
            <w:lang w:eastAsia="zh-CN"/>
          </w:rPr>
          <w:t xml:space="preserve">in the Conveyor </w:t>
        </w:r>
        <w:r w:rsidDel="0045360F">
          <w:rPr>
            <w:rFonts w:eastAsia="SimSun" w:hint="eastAsia"/>
            <w:lang w:eastAsia="zh-CN"/>
          </w:rPr>
          <w:t>for</w:t>
        </w:r>
        <w:r w:rsidDel="0045360F">
          <w:rPr>
            <w:rFonts w:eastAsia="SimSun"/>
            <w:lang w:eastAsia="zh-CN"/>
          </w:rPr>
          <w:t xml:space="preserve"> </w:t>
        </w:r>
        <w:r w:rsidR="00771D6B" w:rsidDel="0045360F">
          <w:rPr>
            <w:rFonts w:eastAsia="SimSun" w:hint="eastAsia"/>
            <w:lang w:eastAsia="zh-CN"/>
          </w:rPr>
          <w:t xml:space="preserve">detecting the presence of a </w:t>
        </w:r>
        <w:r w:rsidDel="0045360F">
          <w:rPr>
            <w:rFonts w:eastAsia="SimSun" w:hint="eastAsia"/>
            <w:lang w:eastAsia="zh-CN"/>
          </w:rPr>
          <w:t xml:space="preserve">fruit item </w:t>
        </w:r>
        <w:r w:rsidR="001178C4" w:rsidRPr="001178C4" w:rsidDel="0045360F">
          <w:rPr>
            <w:rFonts w:eastAsia="SimSun"/>
            <w:lang w:eastAsia="zh-CN"/>
          </w:rPr>
          <w:t xml:space="preserve">at the loading and </w:t>
        </w:r>
        <w:r w:rsidDel="0045360F">
          <w:rPr>
            <w:rFonts w:eastAsia="SimSun" w:hint="eastAsia"/>
            <w:lang w:eastAsia="zh-CN"/>
          </w:rPr>
          <w:t>sorting</w:t>
        </w:r>
        <w:r w:rsidR="001178C4" w:rsidRPr="001178C4" w:rsidDel="0045360F">
          <w:rPr>
            <w:rFonts w:eastAsia="SimSun"/>
            <w:lang w:eastAsia="zh-CN"/>
          </w:rPr>
          <w:t xml:space="preserve"> end</w:t>
        </w:r>
        <w:r w:rsidDel="0045360F">
          <w:rPr>
            <w:rFonts w:eastAsia="SimSun"/>
            <w:lang w:eastAsia="zh-CN"/>
          </w:rPr>
          <w:t xml:space="preserve">, which are </w:t>
        </w:r>
        <w:r w:rsidDel="0045360F">
          <w:rPr>
            <w:rFonts w:eastAsia="SimSun" w:hint="eastAsia"/>
            <w:lang w:eastAsia="zh-CN"/>
          </w:rPr>
          <w:t>represented</w:t>
        </w:r>
        <w:r w:rsidR="001178C4" w:rsidRPr="001178C4" w:rsidDel="0045360F">
          <w:rPr>
            <w:rFonts w:eastAsia="SimSun"/>
            <w:lang w:eastAsia="zh-CN"/>
          </w:rPr>
          <w:t xml:space="preserve"> by </w:t>
        </w:r>
        <w:r w:rsidDel="0045360F">
          <w:rPr>
            <w:rFonts w:eastAsia="SimSun" w:hint="eastAsia"/>
            <w:lang w:eastAsia="zh-CN"/>
          </w:rPr>
          <w:t>input</w:t>
        </w:r>
        <w:r w:rsidR="001178C4" w:rsidRPr="001178C4" w:rsidDel="0045360F">
          <w:rPr>
            <w:rFonts w:eastAsia="SimSun"/>
            <w:lang w:eastAsia="zh-CN"/>
          </w:rPr>
          <w:t xml:space="preserve"> signals NEW_ITEM and IT</w:t>
        </w:r>
        <w:r w:rsidDel="0045360F">
          <w:rPr>
            <w:rFonts w:eastAsia="SimSun"/>
            <w:lang w:eastAsia="zh-CN"/>
          </w:rPr>
          <w:t xml:space="preserve">EM_READYTOPICK, respectively. </w:t>
        </w:r>
        <w:r w:rsidR="00C730DD" w:rsidDel="0045360F">
          <w:rPr>
            <w:rFonts w:eastAsia="SimSun" w:hint="eastAsia"/>
            <w:lang w:eastAsia="zh-CN"/>
          </w:rPr>
          <w:t>Th</w:t>
        </w:r>
        <w:r w:rsidR="00532F13" w:rsidDel="0045360F">
          <w:rPr>
            <w:rFonts w:eastAsia="SimSun" w:hint="eastAsia"/>
            <w:lang w:eastAsia="zh-CN"/>
          </w:rPr>
          <w:t xml:space="preserve">ese two signals, together with the </w:t>
        </w:r>
        <w:r w:rsidR="00860A88" w:rsidDel="0045360F">
          <w:rPr>
            <w:rFonts w:eastAsia="SimSun" w:hint="eastAsia"/>
            <w:lang w:eastAsia="zh-CN"/>
          </w:rPr>
          <w:t xml:space="preserve">pure signal </w:t>
        </w:r>
        <w:r w:rsidR="00532F13" w:rsidDel="0045360F">
          <w:rPr>
            <w:rFonts w:eastAsia="SimSun" w:hint="eastAsia"/>
            <w:lang w:eastAsia="zh-CN"/>
          </w:rPr>
          <w:t xml:space="preserve">received from </w:t>
        </w:r>
        <w:r w:rsidR="00860A88" w:rsidDel="0045360F">
          <w:rPr>
            <w:rFonts w:eastAsia="SimSun" w:hint="eastAsia"/>
            <w:lang w:eastAsia="zh-CN"/>
          </w:rPr>
          <w:t xml:space="preserve">channel ITEM_PICKED of </w:t>
        </w:r>
        <w:r w:rsidR="00532F13" w:rsidDel="0045360F">
          <w:rPr>
            <w:rFonts w:eastAsia="SimSun" w:hint="eastAsia"/>
            <w:lang w:eastAsia="zh-CN"/>
          </w:rPr>
          <w:t>ArmController CD,</w:t>
        </w:r>
        <w:r w:rsidR="00C730DD" w:rsidDel="0045360F">
          <w:rPr>
            <w:rFonts w:eastAsia="SimSun" w:hint="eastAsia"/>
            <w:lang w:eastAsia="zh-CN"/>
          </w:rPr>
          <w:t xml:space="preserve"> are used to determine whether the maximum </w:t>
        </w:r>
        <w:r w:rsidR="00771D6B" w:rsidDel="0045360F">
          <w:rPr>
            <w:rFonts w:eastAsia="SimSun" w:hint="eastAsia"/>
            <w:lang w:eastAsia="zh-CN"/>
          </w:rPr>
          <w:t xml:space="preserve">loading </w:t>
        </w:r>
        <w:r w:rsidR="00C730DD" w:rsidDel="0045360F">
          <w:rPr>
            <w:rFonts w:eastAsia="SimSun" w:hint="eastAsia"/>
            <w:lang w:eastAsia="zh-CN"/>
          </w:rPr>
          <w:t xml:space="preserve">capacity of </w:t>
        </w:r>
        <w:r w:rsidR="00771D6B" w:rsidDel="0045360F">
          <w:rPr>
            <w:rFonts w:eastAsia="SimSun" w:hint="eastAsia"/>
            <w:lang w:eastAsia="zh-CN"/>
          </w:rPr>
          <w:t>the Conveyor</w:t>
        </w:r>
        <w:r w:rsidR="00C730DD" w:rsidDel="0045360F">
          <w:rPr>
            <w:rFonts w:eastAsia="SimSun" w:hint="eastAsia"/>
            <w:lang w:eastAsia="zh-CN"/>
          </w:rPr>
          <w:t xml:space="preserve"> has bee</w:t>
        </w:r>
        <w:r w:rsidR="00771D6B" w:rsidDel="0045360F">
          <w:rPr>
            <w:rFonts w:eastAsia="SimSun" w:hint="eastAsia"/>
            <w:lang w:eastAsia="zh-CN"/>
          </w:rPr>
          <w:t xml:space="preserve">n reached and generate Conveyor </w:t>
        </w:r>
        <w:r w:rsidR="00532F13" w:rsidDel="0045360F">
          <w:rPr>
            <w:rFonts w:eastAsia="SimSun" w:hint="eastAsia"/>
            <w:lang w:eastAsia="zh-CN"/>
          </w:rPr>
          <w:t>movement control</w:t>
        </w:r>
        <w:r w:rsidR="00771D6B" w:rsidDel="0045360F">
          <w:rPr>
            <w:rFonts w:eastAsia="SimSun" w:hint="eastAsia"/>
            <w:lang w:eastAsia="zh-CN"/>
          </w:rPr>
          <w:t xml:space="preserve"> </w:t>
        </w:r>
        <w:r w:rsidR="00532F13" w:rsidDel="0045360F">
          <w:rPr>
            <w:rFonts w:eastAsia="SimSun" w:hint="eastAsia"/>
            <w:lang w:eastAsia="zh-CN"/>
          </w:rPr>
          <w:t>signals accordingly.</w:t>
        </w:r>
        <w:r w:rsidR="00C730DD" w:rsidDel="0045360F">
          <w:rPr>
            <w:rFonts w:eastAsia="SimSun" w:hint="eastAsia"/>
            <w:lang w:eastAsia="zh-CN"/>
          </w:rPr>
          <w:t xml:space="preserve"> </w:t>
        </w:r>
        <w:r w:rsidDel="0045360F">
          <w:rPr>
            <w:rFonts w:eastAsia="SimSun"/>
            <w:lang w:eastAsia="zh-CN"/>
          </w:rPr>
          <w:t>A</w:t>
        </w:r>
        <w:r w:rsidDel="0045360F">
          <w:rPr>
            <w:rFonts w:eastAsia="SimSun" w:hint="eastAsia"/>
            <w:lang w:eastAsia="zh-CN"/>
          </w:rPr>
          <w:t xml:space="preserve"> camera based</w:t>
        </w:r>
        <w:r w:rsidR="001178C4" w:rsidRPr="001178C4" w:rsidDel="0045360F">
          <w:rPr>
            <w:rFonts w:eastAsia="SimSun"/>
            <w:lang w:eastAsia="zh-CN"/>
          </w:rPr>
          <w:t xml:space="preserve"> image recognition </w:t>
        </w:r>
        <w:r w:rsidR="00BB7060" w:rsidDel="0045360F">
          <w:rPr>
            <w:rFonts w:eastAsia="SimSun" w:hint="eastAsia"/>
            <w:lang w:eastAsia="zh-CN"/>
          </w:rPr>
          <w:t>module</w:t>
        </w:r>
        <w:r w:rsidR="0047090D" w:rsidDel="0045360F">
          <w:rPr>
            <w:rFonts w:eastAsia="SimSun" w:hint="eastAsia"/>
            <w:lang w:eastAsia="zh-CN"/>
          </w:rPr>
          <w:t xml:space="preserve"> in invoked by </w:t>
        </w:r>
        <w:r w:rsidR="00C02E31" w:rsidDel="0045360F">
          <w:rPr>
            <w:rFonts w:eastAsia="SimSun"/>
            <w:lang w:eastAsia="zh-CN"/>
          </w:rPr>
          <w:t>Conve</w:t>
        </w:r>
        <w:r w:rsidR="0047090D" w:rsidRPr="001178C4" w:rsidDel="0045360F">
          <w:rPr>
            <w:rFonts w:eastAsia="SimSun"/>
            <w:lang w:eastAsia="zh-CN"/>
          </w:rPr>
          <w:t>yorController</w:t>
        </w:r>
        <w:r w:rsidR="0047090D" w:rsidDel="0045360F">
          <w:rPr>
            <w:rFonts w:eastAsia="SimSun" w:hint="eastAsia"/>
            <w:lang w:eastAsia="zh-CN"/>
          </w:rPr>
          <w:t xml:space="preserve"> CD</w:t>
        </w:r>
        <w:r w:rsidR="00532F13" w:rsidDel="0045360F">
          <w:rPr>
            <w:rFonts w:eastAsia="SimSun" w:hint="eastAsia"/>
            <w:lang w:eastAsia="zh-CN"/>
          </w:rPr>
          <w:t xml:space="preserve"> to </w:t>
        </w:r>
        <w:r w:rsidR="00357604" w:rsidDel="0045360F">
          <w:rPr>
            <w:rFonts w:eastAsia="SimSun" w:hint="eastAsia"/>
            <w:lang w:eastAsia="zh-CN"/>
          </w:rPr>
          <w:t>recognize</w:t>
        </w:r>
        <w:r w:rsidR="00532F13" w:rsidDel="0045360F">
          <w:rPr>
            <w:rFonts w:eastAsia="SimSun" w:hint="eastAsia"/>
            <w:lang w:eastAsia="zh-CN"/>
          </w:rPr>
          <w:t xml:space="preserve"> the type of fruit item</w:t>
        </w:r>
        <w:r w:rsidR="00357604" w:rsidDel="0045360F">
          <w:rPr>
            <w:rFonts w:eastAsia="SimSun" w:hint="eastAsia"/>
            <w:lang w:eastAsia="zh-CN"/>
          </w:rPr>
          <w:t>. The item type signal</w:t>
        </w:r>
        <w:r w:rsidR="00532F13" w:rsidDel="0045360F">
          <w:rPr>
            <w:rFonts w:eastAsia="SimSun" w:hint="eastAsia"/>
            <w:lang w:eastAsia="zh-CN"/>
          </w:rPr>
          <w:t xml:space="preserve"> is </w:t>
        </w:r>
        <w:r w:rsidR="0047090D" w:rsidDel="0045360F">
          <w:rPr>
            <w:rFonts w:eastAsia="SimSun" w:hint="eastAsia"/>
            <w:lang w:eastAsia="zh-CN"/>
          </w:rPr>
          <w:t xml:space="preserve">then </w:t>
        </w:r>
        <w:r w:rsidR="00532F13" w:rsidDel="0045360F">
          <w:rPr>
            <w:rFonts w:eastAsia="SimSun" w:hint="eastAsia"/>
            <w:lang w:eastAsia="zh-CN"/>
          </w:rPr>
          <w:t xml:space="preserve">sent </w:t>
        </w:r>
        <w:r w:rsidR="00357604" w:rsidDel="0045360F">
          <w:rPr>
            <w:rFonts w:eastAsia="SimSun" w:hint="eastAsia"/>
            <w:lang w:eastAsia="zh-CN"/>
          </w:rPr>
          <w:t xml:space="preserve">through channel ITEM_TYPE </w:t>
        </w:r>
        <w:r w:rsidR="00532F13" w:rsidDel="0045360F">
          <w:rPr>
            <w:rFonts w:eastAsia="SimSun" w:hint="eastAsia"/>
            <w:lang w:eastAsia="zh-CN"/>
          </w:rPr>
          <w:t xml:space="preserve">to </w:t>
        </w:r>
        <w:r w:rsidR="0047090D" w:rsidDel="0045360F">
          <w:rPr>
            <w:rFonts w:eastAsia="SimSun" w:hint="eastAsia"/>
            <w:lang w:eastAsia="zh-CN"/>
          </w:rPr>
          <w:t xml:space="preserve">ArmController CD to instruct the Arm to </w:t>
        </w:r>
        <w:r w:rsidR="00C730DD" w:rsidDel="0045360F">
          <w:rPr>
            <w:rFonts w:eastAsia="SimSun" w:hint="eastAsia"/>
            <w:lang w:eastAsia="zh-CN"/>
          </w:rPr>
          <w:t>perform correct sorting.</w:t>
        </w:r>
      </w:moveFrom>
    </w:p>
    <w:moveFromRangeEnd w:id="310"/>
    <w:p w:rsidR="005D4107" w:rsidRPr="00EC473F" w:rsidRDefault="00532F13" w:rsidP="00532F13">
      <w:pPr>
        <w:pStyle w:val="BodyText"/>
        <w:rPr>
          <w:rFonts w:eastAsia="SimSun"/>
          <w:lang w:eastAsia="zh-CN"/>
        </w:rPr>
      </w:pPr>
      <w:r>
        <w:rPr>
          <w:rFonts w:eastAsia="SimSun" w:hint="eastAsia"/>
          <w:lang w:eastAsia="zh-CN"/>
        </w:rPr>
        <w:t xml:space="preserve">The SystemJ program describing Fruit Sorter is </w:t>
      </w:r>
      <w:r>
        <w:rPr>
          <w:rFonts w:eastAsia="SimSun"/>
          <w:lang w:eastAsia="zh-CN"/>
        </w:rPr>
        <w:t>shown</w:t>
      </w:r>
      <w:r>
        <w:rPr>
          <w:rFonts w:eastAsia="SimSun" w:hint="eastAsia"/>
          <w:lang w:eastAsia="zh-CN"/>
        </w:rPr>
        <w:t xml:space="preserve"> in</w:t>
      </w:r>
      <w:r w:rsidR="009D687F">
        <w:rPr>
          <w:rFonts w:eastAsia="SimSun" w:hint="eastAsia"/>
          <w:lang w:eastAsia="zh-CN"/>
        </w:rPr>
        <w:t xml:space="preserve"> </w:t>
      </w:r>
      <w:r w:rsidR="009D687F">
        <w:rPr>
          <w:rFonts w:eastAsia="SimSun"/>
          <w:lang w:eastAsia="zh-CN"/>
        </w:rPr>
        <w:fldChar w:fldCharType="begin"/>
      </w:r>
      <w:r w:rsidR="009D687F">
        <w:rPr>
          <w:rFonts w:eastAsia="SimSun"/>
          <w:lang w:eastAsia="zh-CN"/>
        </w:rPr>
        <w:instrText xml:space="preserve"> </w:instrText>
      </w:r>
      <w:r w:rsidR="009D687F">
        <w:rPr>
          <w:rFonts w:eastAsia="SimSun" w:hint="eastAsia"/>
          <w:lang w:eastAsia="zh-CN"/>
        </w:rPr>
        <w:instrText>REF _Ref384087744 \r</w:instrText>
      </w:r>
      <w:r w:rsidR="009D687F">
        <w:rPr>
          <w:rFonts w:eastAsia="SimSun"/>
          <w:lang w:eastAsia="zh-CN"/>
        </w:rPr>
        <w:instrText xml:space="preserve"> </w:instrText>
      </w:r>
      <w:r w:rsidR="009D687F">
        <w:rPr>
          <w:rFonts w:eastAsia="SimSun"/>
          <w:lang w:eastAsia="zh-CN"/>
        </w:rPr>
        <w:fldChar w:fldCharType="separate"/>
      </w:r>
      <w:ins w:id="312" w:author="Avinash" w:date="2014-04-05T10:13:00Z">
        <w:r w:rsidR="008419BC">
          <w:rPr>
            <w:rFonts w:eastAsia="SimSun"/>
            <w:lang w:eastAsia="zh-CN"/>
          </w:rPr>
          <w:t>Fig. 2</w:t>
        </w:r>
      </w:ins>
      <w:del w:id="313" w:author="Avinash" w:date="2014-04-05T10:13:00Z">
        <w:r w:rsidR="009D687F" w:rsidDel="008419BC">
          <w:rPr>
            <w:rFonts w:eastAsia="SimSun"/>
            <w:lang w:eastAsia="zh-CN"/>
          </w:rPr>
          <w:delText>Fig. 3</w:delText>
        </w:r>
      </w:del>
      <w:r w:rsidR="009D687F">
        <w:rPr>
          <w:rFonts w:eastAsia="SimSun"/>
          <w:lang w:eastAsia="zh-CN"/>
        </w:rPr>
        <w:fldChar w:fldCharType="end"/>
      </w:r>
      <w:r>
        <w:rPr>
          <w:rFonts w:eastAsia="SimSun" w:hint="eastAsia"/>
          <w:lang w:eastAsia="zh-CN"/>
        </w:rPr>
        <w:t xml:space="preserve">. There are four reactions enclosed in </w:t>
      </w:r>
      <w:r w:rsidR="005D4107" w:rsidRPr="001178C4">
        <w:rPr>
          <w:rFonts w:eastAsia="SimSun"/>
          <w:lang w:eastAsia="zh-CN"/>
        </w:rPr>
        <w:t>ConveyorController</w:t>
      </w:r>
      <w:r w:rsidR="005D4107">
        <w:rPr>
          <w:rFonts w:eastAsia="SimSun" w:hint="eastAsia"/>
          <w:lang w:eastAsia="zh-CN"/>
        </w:rPr>
        <w:t xml:space="preserve"> CD, namely </w:t>
      </w:r>
      <w:r w:rsidR="005D4107" w:rsidRPr="001178C4">
        <w:rPr>
          <w:rFonts w:eastAsia="SimSun"/>
          <w:lang w:eastAsia="zh-CN"/>
        </w:rPr>
        <w:t>R1</w:t>
      </w:r>
      <w:r w:rsidR="005D4107">
        <w:rPr>
          <w:rFonts w:eastAsia="SimSun" w:hint="eastAsia"/>
          <w:lang w:eastAsia="zh-CN"/>
        </w:rPr>
        <w:t>-</w:t>
      </w:r>
      <w:r w:rsidR="005D4107" w:rsidRPr="001178C4">
        <w:rPr>
          <w:rFonts w:eastAsia="SimSun"/>
          <w:lang w:eastAsia="zh-CN"/>
        </w:rPr>
        <w:t>4</w:t>
      </w:r>
      <w:r w:rsidR="005D4107">
        <w:rPr>
          <w:rFonts w:eastAsia="SimSun" w:hint="eastAsia"/>
          <w:lang w:eastAsia="zh-CN"/>
        </w:rPr>
        <w:t xml:space="preserve"> as shown in </w:t>
      </w:r>
      <w:r w:rsidR="009D687F">
        <w:rPr>
          <w:rFonts w:eastAsia="SimSun"/>
          <w:lang w:eastAsia="zh-CN"/>
        </w:rPr>
        <w:fldChar w:fldCharType="begin"/>
      </w:r>
      <w:r w:rsidR="009D687F">
        <w:rPr>
          <w:rFonts w:eastAsia="SimSun"/>
          <w:lang w:eastAsia="zh-CN"/>
        </w:rPr>
        <w:instrText xml:space="preserve"> </w:instrText>
      </w:r>
      <w:r w:rsidR="009D687F">
        <w:rPr>
          <w:rFonts w:eastAsia="SimSun" w:hint="eastAsia"/>
          <w:lang w:eastAsia="zh-CN"/>
        </w:rPr>
        <w:instrText>REF _Ref384087744 \r</w:instrText>
      </w:r>
      <w:r w:rsidR="009D687F">
        <w:rPr>
          <w:rFonts w:eastAsia="SimSun"/>
          <w:lang w:eastAsia="zh-CN"/>
        </w:rPr>
        <w:instrText xml:space="preserve"> </w:instrText>
      </w:r>
      <w:r w:rsidR="009D687F">
        <w:rPr>
          <w:rFonts w:eastAsia="SimSun"/>
          <w:lang w:eastAsia="zh-CN"/>
        </w:rPr>
        <w:fldChar w:fldCharType="separate"/>
      </w:r>
      <w:ins w:id="314" w:author="Avinash" w:date="2014-04-05T10:13:00Z">
        <w:r w:rsidR="008419BC">
          <w:rPr>
            <w:rFonts w:eastAsia="SimSun"/>
            <w:lang w:eastAsia="zh-CN"/>
          </w:rPr>
          <w:t>Fig. 2</w:t>
        </w:r>
      </w:ins>
      <w:del w:id="315" w:author="Avinash" w:date="2014-04-05T10:13:00Z">
        <w:r w:rsidR="009D687F" w:rsidDel="008419BC">
          <w:rPr>
            <w:rFonts w:eastAsia="SimSun"/>
            <w:lang w:eastAsia="zh-CN"/>
          </w:rPr>
          <w:delText>Fig. 3</w:delText>
        </w:r>
      </w:del>
      <w:r w:rsidR="009D687F">
        <w:rPr>
          <w:rFonts w:eastAsia="SimSun"/>
          <w:lang w:eastAsia="zh-CN"/>
        </w:rPr>
        <w:fldChar w:fldCharType="end"/>
      </w:r>
      <w:r w:rsidR="009D687F">
        <w:rPr>
          <w:rFonts w:eastAsia="SimSun" w:hint="eastAsia"/>
          <w:lang w:eastAsia="zh-CN"/>
        </w:rPr>
        <w:t xml:space="preserve"> </w:t>
      </w:r>
      <w:r w:rsidR="005D4107">
        <w:rPr>
          <w:rFonts w:eastAsia="SimSun" w:hint="eastAsia"/>
          <w:lang w:eastAsia="zh-CN"/>
        </w:rPr>
        <w:t>where R3 and R4 are child reactions forked by parent reaction R2. Reaction R1 continuously monitors the current item loads of the Conveyor and controls the movement of Conveyor and item loader.</w:t>
      </w:r>
      <w:r w:rsidR="005D4107" w:rsidRPr="005D4107">
        <w:rPr>
          <w:rFonts w:eastAsia="SimSun"/>
          <w:lang w:eastAsia="zh-CN"/>
        </w:rPr>
        <w:t xml:space="preserve"> </w:t>
      </w:r>
      <w:r w:rsidR="005D4107">
        <w:rPr>
          <w:rFonts w:eastAsia="SimSun" w:hint="eastAsia"/>
          <w:lang w:eastAsia="zh-CN"/>
        </w:rPr>
        <w:t>R</w:t>
      </w:r>
      <w:r w:rsidR="005D4107" w:rsidRPr="001178C4">
        <w:rPr>
          <w:rFonts w:eastAsia="SimSun"/>
          <w:lang w:eastAsia="zh-CN"/>
        </w:rPr>
        <w:t xml:space="preserve">eaction R2 waits until an item is ready to be picked and recognizes the type of the item </w:t>
      </w:r>
      <w:r w:rsidR="005D4107">
        <w:rPr>
          <w:rFonts w:eastAsia="SimSun" w:hint="eastAsia"/>
          <w:lang w:eastAsia="zh-CN"/>
        </w:rPr>
        <w:t xml:space="preserve">by </w:t>
      </w:r>
      <w:r w:rsidR="007A0620">
        <w:rPr>
          <w:rFonts w:eastAsia="SimSun" w:hint="eastAsia"/>
          <w:lang w:eastAsia="zh-CN"/>
        </w:rPr>
        <w:t>invoking</w:t>
      </w:r>
      <w:r w:rsidR="005D4107">
        <w:rPr>
          <w:rFonts w:eastAsia="SimSun" w:hint="eastAsia"/>
          <w:lang w:eastAsia="zh-CN"/>
        </w:rPr>
        <w:t xml:space="preserve"> the image recognition </w:t>
      </w:r>
      <w:r w:rsidR="00CB64B9">
        <w:rPr>
          <w:rFonts w:eastAsia="SimSun" w:hint="eastAsia"/>
          <w:lang w:eastAsia="zh-CN"/>
        </w:rPr>
        <w:t>procedure</w:t>
      </w:r>
      <w:r w:rsidR="005D4107">
        <w:rPr>
          <w:rFonts w:eastAsia="SimSun" w:hint="eastAsia"/>
          <w:lang w:eastAsia="zh-CN"/>
        </w:rPr>
        <w:t xml:space="preserve">. There </w:t>
      </w:r>
      <w:r w:rsidR="00DB3983">
        <w:rPr>
          <w:rFonts w:eastAsia="SimSun" w:hint="eastAsia"/>
          <w:lang w:eastAsia="zh-CN"/>
        </w:rPr>
        <w:t>are two</w:t>
      </w:r>
      <w:r w:rsidR="005D4107">
        <w:rPr>
          <w:rFonts w:eastAsia="SimSun" w:hint="eastAsia"/>
          <w:lang w:eastAsia="zh-CN"/>
        </w:rPr>
        <w:t xml:space="preserve"> reaction</w:t>
      </w:r>
      <w:r w:rsidR="00DB3983">
        <w:rPr>
          <w:rFonts w:eastAsia="SimSun" w:hint="eastAsia"/>
          <w:lang w:eastAsia="zh-CN"/>
        </w:rPr>
        <w:t>s (R5, R6)</w:t>
      </w:r>
      <w:r w:rsidR="005D4107">
        <w:rPr>
          <w:rFonts w:eastAsia="SimSun" w:hint="eastAsia"/>
          <w:lang w:eastAsia="zh-CN"/>
        </w:rPr>
        <w:t xml:space="preserve"> in</w:t>
      </w:r>
      <w:r w:rsidR="00357604">
        <w:rPr>
          <w:rFonts w:eastAsia="SimSun" w:hint="eastAsia"/>
          <w:lang w:eastAsia="zh-CN"/>
        </w:rPr>
        <w:t xml:space="preserve"> </w:t>
      </w:r>
      <w:r w:rsidR="00357604">
        <w:rPr>
          <w:rFonts w:eastAsia="SimSun" w:hint="eastAsia"/>
          <w:lang w:eastAsia="zh-CN"/>
        </w:rPr>
        <w:lastRenderedPageBreak/>
        <w:t>ArmController CD which control</w:t>
      </w:r>
      <w:r w:rsidR="005D4107">
        <w:rPr>
          <w:rFonts w:eastAsia="SimSun" w:hint="eastAsia"/>
          <w:lang w:eastAsia="zh-CN"/>
        </w:rPr>
        <w:t xml:space="preserve"> the</w:t>
      </w:r>
      <w:r w:rsidR="00357604">
        <w:rPr>
          <w:rFonts w:eastAsia="SimSun" w:hint="eastAsia"/>
          <w:lang w:eastAsia="zh-CN"/>
        </w:rPr>
        <w:t xml:space="preserve"> sorting</w:t>
      </w:r>
      <w:r w:rsidR="005D4107">
        <w:rPr>
          <w:rFonts w:eastAsia="SimSun" w:hint="eastAsia"/>
          <w:lang w:eastAsia="zh-CN"/>
        </w:rPr>
        <w:t xml:space="preserve"> operation of Arm </w:t>
      </w:r>
      <w:r w:rsidR="00357604">
        <w:rPr>
          <w:rFonts w:eastAsia="SimSun" w:hint="eastAsia"/>
          <w:lang w:eastAsia="zh-CN"/>
        </w:rPr>
        <w:t xml:space="preserve">based on </w:t>
      </w:r>
      <w:r w:rsidR="005D4107">
        <w:rPr>
          <w:rFonts w:eastAsia="SimSun" w:hint="eastAsia"/>
          <w:lang w:eastAsia="zh-CN"/>
        </w:rPr>
        <w:t>item type</w:t>
      </w:r>
      <w:r w:rsidR="00357604">
        <w:rPr>
          <w:rFonts w:eastAsia="SimSun" w:hint="eastAsia"/>
          <w:lang w:eastAsia="zh-CN"/>
        </w:rPr>
        <w:t xml:space="preserve"> and display the corresponding i</w:t>
      </w:r>
      <w:r w:rsidR="00C02E31">
        <w:rPr>
          <w:rFonts w:eastAsia="SimSun" w:hint="eastAsia"/>
          <w:lang w:eastAsia="zh-CN"/>
        </w:rPr>
        <w:t>tem type</w:t>
      </w:r>
      <w:r w:rsidR="00061439">
        <w:rPr>
          <w:rFonts w:eastAsia="SimSun" w:hint="eastAsia"/>
          <w:lang w:eastAsia="zh-CN"/>
        </w:rPr>
        <w:t xml:space="preserve"> on LCD</w:t>
      </w:r>
      <w:r w:rsidR="005D4107">
        <w:rPr>
          <w:rFonts w:eastAsia="SimSun" w:hint="eastAsia"/>
          <w:lang w:eastAsia="zh-CN"/>
        </w:rPr>
        <w:t xml:space="preserve">. </w:t>
      </w:r>
      <w:r w:rsidR="009E6985">
        <w:rPr>
          <w:rFonts w:eastAsia="SimSun" w:hint="eastAsia"/>
          <w:lang w:eastAsia="zh-CN"/>
        </w:rPr>
        <w:t>ArmController CD sends back ITEM_PICKED signal through another channel upon the completion of a sorting operation.</w:t>
      </w:r>
      <w:r w:rsidR="00EC473F">
        <w:rPr>
          <w:rFonts w:eastAsia="SimSun" w:hint="eastAsia"/>
          <w:lang w:eastAsia="zh-CN"/>
        </w:rPr>
        <w:t xml:space="preserve"> </w:t>
      </w:r>
      <w:r w:rsidR="00EC473F" w:rsidRPr="00EC473F">
        <w:rPr>
          <w:rFonts w:eastAsia="SimSun"/>
          <w:lang w:eastAsia="zh-CN"/>
        </w:rPr>
        <w:t xml:space="preserve">Note that </w:t>
      </w:r>
      <w:r w:rsidR="00860A88">
        <w:rPr>
          <w:rFonts w:eastAsia="SimSun" w:hint="eastAsia"/>
          <w:lang w:eastAsia="zh-CN"/>
        </w:rPr>
        <w:t xml:space="preserve">in Reaction R2 </w:t>
      </w:r>
      <w:r w:rsidR="00EC473F">
        <w:rPr>
          <w:rFonts w:eastAsia="SimSun" w:hint="eastAsia"/>
          <w:lang w:eastAsia="zh-CN"/>
        </w:rPr>
        <w:t xml:space="preserve">the </w:t>
      </w:r>
      <w:r w:rsidR="00860A88">
        <w:rPr>
          <w:rFonts w:eastAsia="SimSun" w:hint="eastAsia"/>
          <w:lang w:eastAsia="zh-CN"/>
        </w:rPr>
        <w:t>operation</w:t>
      </w:r>
      <w:r w:rsidR="00EC473F">
        <w:rPr>
          <w:rFonts w:eastAsia="SimSun" w:hint="eastAsia"/>
          <w:lang w:eastAsia="zh-CN"/>
        </w:rPr>
        <w:t xml:space="preserve"> of </w:t>
      </w:r>
      <w:r w:rsidR="00EC473F">
        <w:rPr>
          <w:rFonts w:eastAsia="SimSun"/>
          <w:lang w:eastAsia="zh-CN"/>
        </w:rPr>
        <w:t xml:space="preserve">the image recognition </w:t>
      </w:r>
      <w:r w:rsidR="00BB7060">
        <w:rPr>
          <w:rFonts w:eastAsia="SimSun" w:hint="eastAsia"/>
          <w:lang w:eastAsia="zh-CN"/>
        </w:rPr>
        <w:t>module</w:t>
      </w:r>
      <w:r w:rsidR="00EC473F" w:rsidRPr="00EC473F">
        <w:rPr>
          <w:rFonts w:eastAsia="SimSun"/>
          <w:lang w:eastAsia="zh-CN"/>
        </w:rPr>
        <w:t xml:space="preserve"> is performed in separate synchronous parallel reactions (R3</w:t>
      </w:r>
      <w:r w:rsidR="00EC473F">
        <w:rPr>
          <w:rFonts w:eastAsia="SimSun" w:hint="eastAsia"/>
          <w:lang w:eastAsia="zh-CN"/>
        </w:rPr>
        <w:t xml:space="preserve"> and</w:t>
      </w:r>
      <w:r w:rsidR="00EC473F" w:rsidRPr="00EC473F">
        <w:rPr>
          <w:rFonts w:eastAsia="SimSun"/>
          <w:lang w:eastAsia="zh-CN"/>
        </w:rPr>
        <w:t xml:space="preserve"> R4) so that their execution</w:t>
      </w:r>
      <w:r w:rsidR="00860A88">
        <w:rPr>
          <w:rFonts w:eastAsia="SimSun" w:hint="eastAsia"/>
          <w:lang w:eastAsia="zh-CN"/>
        </w:rPr>
        <w:t>s</w:t>
      </w:r>
      <w:r w:rsidR="00EC473F" w:rsidRPr="00EC473F">
        <w:rPr>
          <w:rFonts w:eastAsia="SimSun"/>
          <w:lang w:eastAsia="zh-CN"/>
        </w:rPr>
        <w:t xml:space="preserve"> can be parallelized, and pipe-lined for efficiency</w:t>
      </w:r>
      <w:r w:rsidR="00860A88">
        <w:rPr>
          <w:rFonts w:eastAsia="SimSun" w:hint="eastAsia"/>
          <w:lang w:eastAsia="zh-CN"/>
        </w:rPr>
        <w:t>. Reaction R2 can be duplicated</w:t>
      </w:r>
      <w:r w:rsidR="00EC473F" w:rsidRPr="00EC473F">
        <w:rPr>
          <w:rFonts w:eastAsia="SimSun"/>
          <w:lang w:eastAsia="zh-CN"/>
        </w:rPr>
        <w:t xml:space="preserve"> </w:t>
      </w:r>
      <w:r w:rsidR="00860A88">
        <w:rPr>
          <w:rFonts w:eastAsia="SimSun" w:hint="eastAsia"/>
          <w:lang w:eastAsia="zh-CN"/>
        </w:rPr>
        <w:t xml:space="preserve">to achieve image recognition using multiple </w:t>
      </w:r>
      <w:r w:rsidR="00EC473F" w:rsidRPr="00EC473F">
        <w:rPr>
          <w:rFonts w:eastAsia="SimSun"/>
          <w:lang w:eastAsia="zh-CN"/>
        </w:rPr>
        <w:t>camera</w:t>
      </w:r>
      <w:r w:rsidR="00860A88">
        <w:rPr>
          <w:rFonts w:eastAsia="SimSun" w:hint="eastAsia"/>
          <w:lang w:eastAsia="zh-CN"/>
        </w:rPr>
        <w:t>s for better precision and speed</w:t>
      </w:r>
      <w:r w:rsidR="00EC473F" w:rsidRPr="00EC473F">
        <w:rPr>
          <w:rFonts w:eastAsia="SimSun"/>
          <w:lang w:eastAsia="zh-CN"/>
        </w:rPr>
        <w:t xml:space="preserve">. </w:t>
      </w:r>
    </w:p>
    <w:tbl>
      <w:tblPr>
        <w:tblW w:w="0" w:type="auto"/>
        <w:jc w:val="center"/>
        <w:tblInd w:w="-402" w:type="dxa"/>
        <w:tblLayout w:type="fixed"/>
        <w:tblCellMar>
          <w:left w:w="57" w:type="dxa"/>
          <w:right w:w="57" w:type="dxa"/>
        </w:tblCellMar>
        <w:tblLook w:val="0000" w:firstRow="0" w:lastRow="0" w:firstColumn="0" w:lastColumn="0" w:noHBand="0" w:noVBand="0"/>
        <w:tblPrChange w:id="316" w:author="ben" w:date="2014-04-06T11:42:00Z">
          <w:tblPr>
            <w:tblW w:w="0" w:type="auto"/>
            <w:jc w:val="center"/>
            <w:tblInd w:w="-402" w:type="dxa"/>
            <w:tblLayout w:type="fixed"/>
            <w:tblCellMar>
              <w:left w:w="57" w:type="dxa"/>
              <w:right w:w="57" w:type="dxa"/>
            </w:tblCellMar>
            <w:tblLook w:val="0000" w:firstRow="0" w:lastRow="0" w:firstColumn="0" w:lastColumn="0" w:noHBand="0" w:noVBand="0"/>
          </w:tblPr>
        </w:tblPrChange>
      </w:tblPr>
      <w:tblGrid>
        <w:gridCol w:w="246"/>
        <w:gridCol w:w="4007"/>
        <w:tblGridChange w:id="317">
          <w:tblGrid>
            <w:gridCol w:w="246"/>
            <w:gridCol w:w="4007"/>
          </w:tblGrid>
        </w:tblGridChange>
      </w:tblGrid>
      <w:tr w:rsidR="005C1F49" w:rsidRPr="00061431" w:rsidTr="006460C3">
        <w:trPr>
          <w:trHeight w:val="7968"/>
          <w:jc w:val="center"/>
          <w:trPrChange w:id="318" w:author="ben" w:date="2014-04-06T11:42:00Z">
            <w:trPr>
              <w:trHeight w:val="1124"/>
              <w:jc w:val="center"/>
            </w:trPr>
          </w:trPrChange>
        </w:trPr>
        <w:tc>
          <w:tcPr>
            <w:tcW w:w="246" w:type="dxa"/>
            <w:tcBorders>
              <w:top w:val="single" w:sz="4" w:space="0" w:color="auto"/>
              <w:left w:val="single" w:sz="4" w:space="0" w:color="auto"/>
              <w:bottom w:val="single" w:sz="4" w:space="0" w:color="auto"/>
            </w:tcBorders>
            <w:shd w:val="clear" w:color="auto" w:fill="auto"/>
            <w:tcPrChange w:id="319" w:author="ben" w:date="2014-04-06T11:42:00Z">
              <w:tcPr>
                <w:tcW w:w="246" w:type="dxa"/>
                <w:tcBorders>
                  <w:top w:val="single" w:sz="4" w:space="0" w:color="auto"/>
                  <w:left w:val="single" w:sz="4" w:space="0" w:color="auto"/>
                  <w:bottom w:val="single" w:sz="4" w:space="0" w:color="auto"/>
                </w:tcBorders>
                <w:shd w:val="clear" w:color="auto" w:fill="auto"/>
              </w:tcPr>
            </w:tcPrChange>
          </w:tcPr>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4</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5</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6</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7</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8</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9</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10</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11</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12</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13</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14</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15</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16</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17</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18</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19</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20</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21</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22</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23</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24</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25</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26</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27</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28</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29</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30</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31</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32</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33</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34</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35</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36</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37</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38</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39</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40</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41</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42</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43</w:t>
            </w:r>
          </w:p>
          <w:p w:rsidR="005C1F49" w:rsidRPr="00AA28C8" w:rsidRDefault="005C1F49" w:rsidP="00ED59C4">
            <w:pPr>
              <w:spacing w:line="2" w:lineRule="atLeast"/>
              <w:jc w:val="right"/>
              <w:rPr>
                <w:rFonts w:ascii="Consolas" w:hAnsi="Consolas" w:cs="Consolas"/>
                <w:b/>
                <w:bCs/>
                <w:color w:val="595959"/>
                <w:sz w:val="12"/>
                <w:highlight w:val="white"/>
                <w:lang w:val="en-NZ" w:eastAsia="zh-CN"/>
              </w:rPr>
            </w:pPr>
            <w:r w:rsidRPr="00AA28C8">
              <w:rPr>
                <w:rFonts w:ascii="Consolas" w:hAnsi="Consolas" w:cs="Consolas" w:hint="eastAsia"/>
                <w:b/>
                <w:bCs/>
                <w:color w:val="595959"/>
                <w:sz w:val="12"/>
                <w:highlight w:val="white"/>
                <w:lang w:val="en-NZ" w:eastAsia="zh-CN"/>
              </w:rPr>
              <w:t>44</w:t>
            </w:r>
          </w:p>
          <w:p w:rsidR="005C1F49" w:rsidRPr="00850346" w:rsidRDefault="005C1F49" w:rsidP="00ED59C4">
            <w:pPr>
              <w:spacing w:line="2" w:lineRule="atLeast"/>
              <w:jc w:val="right"/>
              <w:rPr>
                <w:rFonts w:ascii="Consolas" w:hAnsi="Consolas" w:cs="Consolas"/>
                <w:b/>
                <w:bCs/>
                <w:color w:val="595959"/>
                <w:sz w:val="12"/>
                <w:highlight w:val="white"/>
                <w:lang w:val="en-NZ" w:eastAsia="ko-KR"/>
              </w:rPr>
            </w:pPr>
            <w:r w:rsidRPr="00AA28C8">
              <w:rPr>
                <w:rFonts w:ascii="Consolas" w:hAnsi="Consolas" w:cs="Consolas" w:hint="eastAsia"/>
                <w:b/>
                <w:bCs/>
                <w:color w:val="595959"/>
                <w:sz w:val="12"/>
                <w:highlight w:val="white"/>
                <w:lang w:val="en-NZ" w:eastAsia="zh-CN"/>
              </w:rPr>
              <w:t>45</w:t>
            </w:r>
          </w:p>
          <w:p w:rsidR="005C1F49" w:rsidRPr="00850346" w:rsidRDefault="005C1F49" w:rsidP="00ED59C4">
            <w:pPr>
              <w:spacing w:line="2" w:lineRule="atLeast"/>
              <w:jc w:val="right"/>
              <w:rPr>
                <w:rFonts w:ascii="Consolas" w:hAnsi="Consolas" w:cs="Consolas"/>
                <w:b/>
                <w:bCs/>
                <w:color w:val="595959"/>
                <w:sz w:val="12"/>
                <w:highlight w:val="white"/>
                <w:lang w:val="en-NZ" w:eastAsia="ko-KR"/>
              </w:rPr>
            </w:pPr>
            <w:r w:rsidRPr="00850346">
              <w:rPr>
                <w:rFonts w:ascii="Consolas" w:hAnsi="Consolas" w:cs="Consolas" w:hint="eastAsia"/>
                <w:b/>
                <w:bCs/>
                <w:color w:val="595959"/>
                <w:sz w:val="12"/>
                <w:highlight w:val="white"/>
                <w:lang w:val="en-NZ" w:eastAsia="ko-KR"/>
              </w:rPr>
              <w:t>46</w:t>
            </w:r>
          </w:p>
          <w:p w:rsidR="005C1F49" w:rsidRDefault="005C1F49" w:rsidP="00ED59C4">
            <w:pPr>
              <w:spacing w:line="2" w:lineRule="atLeast"/>
              <w:jc w:val="right"/>
              <w:rPr>
                <w:rFonts w:ascii="Consolas" w:hAnsi="Consolas" w:cs="Consolas"/>
                <w:b/>
                <w:bCs/>
                <w:color w:val="595959"/>
                <w:sz w:val="12"/>
                <w:highlight w:val="white"/>
                <w:lang w:val="en-NZ" w:eastAsia="ko-KR"/>
              </w:rPr>
            </w:pPr>
            <w:r w:rsidRPr="00850346">
              <w:rPr>
                <w:rFonts w:ascii="Consolas" w:hAnsi="Consolas" w:cs="Consolas" w:hint="eastAsia"/>
                <w:b/>
                <w:bCs/>
                <w:color w:val="595959"/>
                <w:sz w:val="12"/>
                <w:highlight w:val="white"/>
                <w:lang w:val="en-NZ" w:eastAsia="ko-KR"/>
              </w:rPr>
              <w:t>47</w:t>
            </w:r>
          </w:p>
          <w:p w:rsidR="005C1F49" w:rsidRDefault="005C1F49" w:rsidP="00ED59C4">
            <w:pPr>
              <w:spacing w:line="2" w:lineRule="atLeast"/>
              <w:jc w:val="right"/>
              <w:rPr>
                <w:rFonts w:ascii="Consolas" w:hAnsi="Consolas" w:cs="Consolas"/>
                <w:b/>
                <w:bCs/>
                <w:color w:val="595959"/>
                <w:sz w:val="12"/>
                <w:highlight w:val="white"/>
                <w:lang w:val="en-NZ" w:eastAsia="zh-CN"/>
              </w:rPr>
            </w:pPr>
            <w:r>
              <w:rPr>
                <w:rFonts w:ascii="Consolas" w:hAnsi="Consolas" w:cs="Consolas"/>
                <w:b/>
                <w:bCs/>
                <w:color w:val="595959"/>
                <w:sz w:val="12"/>
                <w:highlight w:val="white"/>
                <w:lang w:val="en-NZ" w:eastAsia="ko-KR"/>
              </w:rPr>
              <w:t>48</w:t>
            </w:r>
          </w:p>
          <w:p w:rsidR="00EC473F" w:rsidRDefault="00EC473F" w:rsidP="00ED59C4">
            <w:pPr>
              <w:spacing w:line="2" w:lineRule="atLeast"/>
              <w:jc w:val="right"/>
              <w:rPr>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49</w:t>
            </w:r>
          </w:p>
          <w:p w:rsidR="00EC473F" w:rsidRDefault="00EC473F" w:rsidP="00ED59C4">
            <w:pPr>
              <w:spacing w:line="2" w:lineRule="atLeast"/>
              <w:jc w:val="right"/>
              <w:rPr>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50</w:t>
            </w:r>
          </w:p>
          <w:p w:rsidR="00EC473F" w:rsidRDefault="00EC473F" w:rsidP="00ED59C4">
            <w:pPr>
              <w:spacing w:line="2" w:lineRule="atLeast"/>
              <w:jc w:val="right"/>
              <w:rPr>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51</w:t>
            </w:r>
          </w:p>
          <w:p w:rsidR="00EC473F" w:rsidRDefault="00EC473F" w:rsidP="00ED59C4">
            <w:pPr>
              <w:spacing w:line="2" w:lineRule="atLeast"/>
              <w:jc w:val="right"/>
              <w:rPr>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52</w:t>
            </w:r>
          </w:p>
          <w:p w:rsidR="00EC473F" w:rsidRDefault="00EC473F" w:rsidP="00ED59C4">
            <w:pPr>
              <w:spacing w:line="2" w:lineRule="atLeast"/>
              <w:jc w:val="right"/>
              <w:rPr>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53</w:t>
            </w:r>
          </w:p>
          <w:p w:rsidR="00EC473F" w:rsidRDefault="00EC473F" w:rsidP="00ED59C4">
            <w:pPr>
              <w:spacing w:line="2" w:lineRule="atLeast"/>
              <w:jc w:val="right"/>
              <w:rPr>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54</w:t>
            </w:r>
          </w:p>
          <w:p w:rsidR="00EC473F" w:rsidRDefault="00EC473F" w:rsidP="00ED59C4">
            <w:pPr>
              <w:spacing w:line="2" w:lineRule="atLeast"/>
              <w:jc w:val="right"/>
              <w:rPr>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55</w:t>
            </w:r>
          </w:p>
          <w:p w:rsidR="00EC473F" w:rsidDel="006460C3" w:rsidRDefault="00EC473F">
            <w:pPr>
              <w:spacing w:line="2" w:lineRule="atLeast"/>
              <w:jc w:val="right"/>
              <w:rPr>
                <w:del w:id="320" w:author="ben" w:date="2014-04-06T11:16:00Z"/>
                <w:rFonts w:ascii="Consolas" w:hAnsi="Consolas" w:cs="Consolas"/>
                <w:b/>
                <w:bCs/>
                <w:color w:val="595959"/>
                <w:sz w:val="12"/>
                <w:highlight w:val="white"/>
                <w:lang w:val="en-NZ" w:eastAsia="zh-CN"/>
              </w:rPr>
            </w:pPr>
            <w:r>
              <w:rPr>
                <w:rFonts w:ascii="Consolas" w:hAnsi="Consolas" w:cs="Consolas" w:hint="eastAsia"/>
                <w:b/>
                <w:bCs/>
                <w:color w:val="595959"/>
                <w:sz w:val="12"/>
                <w:highlight w:val="white"/>
                <w:lang w:val="en-NZ" w:eastAsia="zh-CN"/>
              </w:rPr>
              <w:t>56</w:t>
            </w:r>
          </w:p>
          <w:p w:rsidR="006460C3" w:rsidRDefault="006460C3">
            <w:pPr>
              <w:spacing w:line="2" w:lineRule="atLeast"/>
              <w:jc w:val="right"/>
              <w:rPr>
                <w:ins w:id="321" w:author="ben" w:date="2014-04-06T11:42:00Z"/>
                <w:rFonts w:ascii="Consolas" w:hAnsi="Consolas" w:cs="Consolas"/>
                <w:b/>
                <w:bCs/>
                <w:color w:val="595959"/>
                <w:sz w:val="12"/>
                <w:highlight w:val="white"/>
                <w:lang w:val="en-NZ" w:eastAsia="zh-CN"/>
              </w:rPr>
            </w:pPr>
          </w:p>
          <w:p w:rsidR="00EC473F" w:rsidDel="00373A26" w:rsidRDefault="006460C3">
            <w:pPr>
              <w:spacing w:line="2" w:lineRule="atLeast"/>
              <w:jc w:val="right"/>
              <w:rPr>
                <w:del w:id="322" w:author="ben" w:date="2014-04-06T11:16:00Z"/>
                <w:rFonts w:ascii="Consolas" w:hAnsi="Consolas" w:cs="Consolas"/>
                <w:b/>
                <w:bCs/>
                <w:color w:val="595959"/>
                <w:sz w:val="12"/>
                <w:highlight w:val="white"/>
                <w:lang w:val="en-NZ" w:eastAsia="zh-CN"/>
              </w:rPr>
            </w:pPr>
            <w:ins w:id="323" w:author="ben" w:date="2014-04-06T11:42:00Z">
              <w:r>
                <w:rPr>
                  <w:rFonts w:ascii="Consolas" w:hAnsi="Consolas" w:cs="Consolas" w:hint="eastAsia"/>
                  <w:b/>
                  <w:bCs/>
                  <w:color w:val="595959"/>
                  <w:sz w:val="12"/>
                  <w:highlight w:val="white"/>
                  <w:lang w:val="en-NZ" w:eastAsia="zh-CN"/>
                </w:rPr>
                <w:t>57</w:t>
              </w:r>
            </w:ins>
            <w:del w:id="324" w:author="ben" w:date="2014-04-06T11:16:00Z">
              <w:r w:rsidR="00EC473F" w:rsidDel="00373A26">
                <w:rPr>
                  <w:rFonts w:ascii="Consolas" w:hAnsi="Consolas" w:cs="Consolas" w:hint="eastAsia"/>
                  <w:b/>
                  <w:bCs/>
                  <w:color w:val="595959"/>
                  <w:sz w:val="12"/>
                  <w:highlight w:val="white"/>
                  <w:lang w:val="en-NZ" w:eastAsia="zh-CN"/>
                </w:rPr>
                <w:delText>57</w:delText>
              </w:r>
            </w:del>
          </w:p>
          <w:p w:rsidR="00EC473F" w:rsidDel="00373A26" w:rsidRDefault="00EC473F">
            <w:pPr>
              <w:spacing w:line="2" w:lineRule="atLeast"/>
              <w:jc w:val="right"/>
              <w:rPr>
                <w:del w:id="325" w:author="ben" w:date="2014-04-06T11:16:00Z"/>
                <w:rFonts w:ascii="Consolas" w:hAnsi="Consolas" w:cs="Consolas"/>
                <w:b/>
                <w:bCs/>
                <w:color w:val="595959"/>
                <w:sz w:val="12"/>
                <w:highlight w:val="white"/>
                <w:lang w:val="en-NZ" w:eastAsia="zh-CN"/>
              </w:rPr>
            </w:pPr>
            <w:del w:id="326" w:author="ben" w:date="2014-04-06T11:16:00Z">
              <w:r w:rsidDel="00373A26">
                <w:rPr>
                  <w:rFonts w:ascii="Consolas" w:hAnsi="Consolas" w:cs="Consolas" w:hint="eastAsia"/>
                  <w:b/>
                  <w:bCs/>
                  <w:color w:val="595959"/>
                  <w:sz w:val="12"/>
                  <w:highlight w:val="white"/>
                  <w:lang w:val="en-NZ" w:eastAsia="zh-CN"/>
                </w:rPr>
                <w:delText>58</w:delText>
              </w:r>
            </w:del>
          </w:p>
          <w:p w:rsidR="00EC473F" w:rsidDel="00373A26" w:rsidRDefault="00EC473F">
            <w:pPr>
              <w:spacing w:line="2" w:lineRule="atLeast"/>
              <w:jc w:val="right"/>
              <w:rPr>
                <w:del w:id="327" w:author="ben" w:date="2014-04-06T11:16:00Z"/>
                <w:rFonts w:ascii="Consolas" w:hAnsi="Consolas" w:cs="Consolas"/>
                <w:b/>
                <w:bCs/>
                <w:color w:val="595959"/>
                <w:sz w:val="12"/>
                <w:highlight w:val="white"/>
                <w:lang w:val="en-NZ" w:eastAsia="zh-CN"/>
              </w:rPr>
            </w:pPr>
            <w:del w:id="328" w:author="ben" w:date="2014-04-06T11:16:00Z">
              <w:r w:rsidDel="00373A26">
                <w:rPr>
                  <w:rFonts w:ascii="Consolas" w:hAnsi="Consolas" w:cs="Consolas" w:hint="eastAsia"/>
                  <w:b/>
                  <w:bCs/>
                  <w:color w:val="595959"/>
                  <w:sz w:val="12"/>
                  <w:highlight w:val="white"/>
                  <w:lang w:val="en-NZ" w:eastAsia="zh-CN"/>
                </w:rPr>
                <w:delText>59</w:delText>
              </w:r>
            </w:del>
          </w:p>
          <w:p w:rsidR="00EC473F" w:rsidDel="00116DBB" w:rsidRDefault="00EC473F">
            <w:pPr>
              <w:spacing w:line="2" w:lineRule="atLeast"/>
              <w:jc w:val="right"/>
              <w:rPr>
                <w:del w:id="329" w:author="Zhenmin Li" w:date="2014-04-05T16:44:00Z"/>
                <w:rFonts w:ascii="Consolas" w:hAnsi="Consolas" w:cs="Consolas"/>
                <w:b/>
                <w:bCs/>
                <w:color w:val="595959"/>
                <w:sz w:val="12"/>
                <w:highlight w:val="white"/>
                <w:lang w:val="en-NZ" w:eastAsia="zh-CN"/>
              </w:rPr>
            </w:pPr>
            <w:del w:id="330" w:author="ben" w:date="2014-04-06T11:16:00Z">
              <w:r w:rsidDel="00373A26">
                <w:rPr>
                  <w:rFonts w:ascii="Consolas" w:hAnsi="Consolas" w:cs="Consolas" w:hint="eastAsia"/>
                  <w:b/>
                  <w:bCs/>
                  <w:color w:val="595959"/>
                  <w:sz w:val="12"/>
                  <w:highlight w:val="white"/>
                  <w:lang w:val="en-NZ" w:eastAsia="zh-CN"/>
                </w:rPr>
                <w:delText>6</w:delText>
              </w:r>
            </w:del>
            <w:ins w:id="331" w:author="Zhenmin Li" w:date="2014-04-05T16:44:00Z">
              <w:del w:id="332" w:author="ben" w:date="2014-04-06T11:16:00Z">
                <w:r w:rsidR="00116DBB" w:rsidDel="00373A26">
                  <w:rPr>
                    <w:rFonts w:ascii="Consolas" w:hAnsi="Consolas" w:cs="Consolas" w:hint="eastAsia"/>
                    <w:b/>
                    <w:bCs/>
                    <w:color w:val="595959"/>
                    <w:sz w:val="12"/>
                    <w:highlight w:val="white"/>
                    <w:lang w:val="en-NZ" w:eastAsia="zh-CN"/>
                  </w:rPr>
                  <w:delText>0</w:delText>
                </w:r>
              </w:del>
            </w:ins>
            <w:del w:id="333" w:author="ben" w:date="2014-04-06T11:16:00Z">
              <w:r w:rsidDel="00373A26">
                <w:rPr>
                  <w:rFonts w:ascii="Consolas" w:hAnsi="Consolas" w:cs="Consolas" w:hint="eastAsia"/>
                  <w:b/>
                  <w:bCs/>
                  <w:color w:val="595959"/>
                  <w:sz w:val="12"/>
                  <w:highlight w:val="white"/>
                  <w:lang w:val="en-NZ" w:eastAsia="zh-CN"/>
                </w:rPr>
                <w:delText>0</w:delText>
              </w:r>
            </w:del>
          </w:p>
          <w:p w:rsidR="00EC473F" w:rsidDel="001D45DA" w:rsidRDefault="00EC473F">
            <w:pPr>
              <w:spacing w:line="2" w:lineRule="atLeast"/>
              <w:jc w:val="right"/>
              <w:rPr>
                <w:del w:id="334" w:author="Zhenmin Li" w:date="2014-04-05T16:24:00Z"/>
                <w:rFonts w:ascii="Consolas" w:hAnsi="Consolas" w:cs="Consolas"/>
                <w:b/>
                <w:bCs/>
                <w:color w:val="595959"/>
                <w:sz w:val="12"/>
                <w:highlight w:val="white"/>
                <w:lang w:val="en-NZ" w:eastAsia="zh-CN"/>
              </w:rPr>
            </w:pPr>
            <w:del w:id="335" w:author="Zhenmin Li" w:date="2014-04-05T16:24:00Z">
              <w:r w:rsidDel="001D45DA">
                <w:rPr>
                  <w:rFonts w:ascii="Consolas" w:hAnsi="Consolas" w:cs="Consolas" w:hint="eastAsia"/>
                  <w:b/>
                  <w:bCs/>
                  <w:color w:val="595959"/>
                  <w:sz w:val="12"/>
                  <w:highlight w:val="white"/>
                  <w:lang w:val="en-NZ" w:eastAsia="zh-CN"/>
                </w:rPr>
                <w:delText>61</w:delText>
              </w:r>
            </w:del>
          </w:p>
          <w:p w:rsidR="00EC473F" w:rsidDel="001D45DA" w:rsidRDefault="00EC473F">
            <w:pPr>
              <w:spacing w:line="2" w:lineRule="atLeast"/>
              <w:jc w:val="right"/>
              <w:rPr>
                <w:del w:id="336" w:author="Zhenmin Li" w:date="2014-04-05T16:24:00Z"/>
                <w:rFonts w:ascii="Consolas" w:hAnsi="Consolas" w:cs="Consolas"/>
                <w:b/>
                <w:bCs/>
                <w:color w:val="595959"/>
                <w:sz w:val="12"/>
                <w:highlight w:val="white"/>
                <w:lang w:val="en-NZ" w:eastAsia="zh-CN"/>
              </w:rPr>
            </w:pPr>
            <w:del w:id="337" w:author="Zhenmin Li" w:date="2014-04-05T16:24:00Z">
              <w:r w:rsidDel="001D45DA">
                <w:rPr>
                  <w:rFonts w:ascii="Consolas" w:hAnsi="Consolas" w:cs="Consolas" w:hint="eastAsia"/>
                  <w:b/>
                  <w:bCs/>
                  <w:color w:val="595959"/>
                  <w:sz w:val="12"/>
                  <w:highlight w:val="white"/>
                  <w:lang w:val="en-NZ" w:eastAsia="zh-CN"/>
                </w:rPr>
                <w:delText>62</w:delText>
              </w:r>
            </w:del>
          </w:p>
          <w:p w:rsidR="00EC473F" w:rsidDel="001D45DA" w:rsidRDefault="00EC473F">
            <w:pPr>
              <w:spacing w:line="2" w:lineRule="atLeast"/>
              <w:jc w:val="right"/>
              <w:rPr>
                <w:del w:id="338" w:author="Zhenmin Li" w:date="2014-04-05T16:24:00Z"/>
                <w:rFonts w:ascii="Consolas" w:hAnsi="Consolas" w:cs="Consolas"/>
                <w:b/>
                <w:bCs/>
                <w:color w:val="595959"/>
                <w:sz w:val="12"/>
                <w:highlight w:val="white"/>
                <w:lang w:val="en-NZ" w:eastAsia="zh-CN"/>
              </w:rPr>
            </w:pPr>
            <w:del w:id="339" w:author="Zhenmin Li" w:date="2014-04-05T16:24:00Z">
              <w:r w:rsidDel="001D45DA">
                <w:rPr>
                  <w:rFonts w:ascii="Consolas" w:hAnsi="Consolas" w:cs="Consolas" w:hint="eastAsia"/>
                  <w:b/>
                  <w:bCs/>
                  <w:color w:val="595959"/>
                  <w:sz w:val="12"/>
                  <w:highlight w:val="white"/>
                  <w:lang w:val="en-NZ" w:eastAsia="zh-CN"/>
                </w:rPr>
                <w:delText>63</w:delText>
              </w:r>
            </w:del>
          </w:p>
          <w:p w:rsidR="00EC473F" w:rsidRPr="00850346" w:rsidRDefault="00B6623F">
            <w:pPr>
              <w:spacing w:line="2" w:lineRule="atLeast"/>
              <w:jc w:val="right"/>
              <w:rPr>
                <w:rFonts w:ascii="Consolas" w:hAnsi="Consolas" w:cs="Consolas"/>
                <w:b/>
                <w:bCs/>
                <w:color w:val="595959"/>
                <w:sz w:val="12"/>
                <w:highlight w:val="white"/>
                <w:lang w:val="en-NZ" w:eastAsia="zh-CN"/>
              </w:rPr>
            </w:pPr>
            <w:del w:id="340" w:author="Zhenmin Li" w:date="2014-04-05T16:24:00Z">
              <w:r w:rsidDel="001D45DA">
                <w:rPr>
                  <w:rFonts w:ascii="Consolas" w:hAnsi="Consolas" w:cs="Consolas" w:hint="eastAsia"/>
                  <w:b/>
                  <w:bCs/>
                  <w:color w:val="595959"/>
                  <w:sz w:val="12"/>
                  <w:highlight w:val="white"/>
                  <w:lang w:val="en-NZ" w:eastAsia="zh-CN"/>
                </w:rPr>
                <w:delText>64</w:delText>
              </w:r>
            </w:del>
          </w:p>
        </w:tc>
        <w:tc>
          <w:tcPr>
            <w:tcW w:w="4007" w:type="dxa"/>
            <w:tcBorders>
              <w:top w:val="single" w:sz="4" w:space="0" w:color="000000"/>
              <w:left w:val="single" w:sz="4" w:space="0" w:color="000000"/>
              <w:bottom w:val="single" w:sz="4" w:space="0" w:color="000000"/>
              <w:right w:val="single" w:sz="4" w:space="0" w:color="000000"/>
            </w:tcBorders>
            <w:shd w:val="clear" w:color="auto" w:fill="auto"/>
            <w:tcPrChange w:id="341" w:author="ben" w:date="2014-04-06T11:42:00Z">
              <w:tcPr>
                <w:tcW w:w="4007" w:type="dxa"/>
                <w:tcBorders>
                  <w:top w:val="single" w:sz="4" w:space="0" w:color="000000"/>
                  <w:left w:val="single" w:sz="4" w:space="0" w:color="000000"/>
                  <w:bottom w:val="single" w:sz="4" w:space="0" w:color="000000"/>
                  <w:right w:val="single" w:sz="4" w:space="0" w:color="000000"/>
                </w:tcBorders>
                <w:shd w:val="clear" w:color="auto" w:fill="auto"/>
              </w:tcPr>
            </w:tcPrChange>
          </w:tcPr>
          <w:p w:rsidR="005C1F49" w:rsidRPr="007B7299" w:rsidRDefault="005C1F49" w:rsidP="00ED59C4">
            <w:pPr>
              <w:spacing w:line="2" w:lineRule="atLeast"/>
              <w:jc w:val="left"/>
              <w:rPr>
                <w:rFonts w:ascii="Consolas" w:hAnsi="Consolas" w:cs="Consolas"/>
                <w:color w:val="000000"/>
                <w:sz w:val="12"/>
                <w:highlight w:val="white"/>
                <w:lang w:val="en-NZ" w:eastAsia="ko-KR"/>
              </w:rPr>
            </w:pPr>
            <w:r w:rsidRPr="007B7299">
              <w:rPr>
                <w:rFonts w:ascii="Consolas" w:hAnsi="Consolas" w:cs="Consolas"/>
                <w:bCs/>
                <w:color w:val="0000FF"/>
                <w:sz w:val="12"/>
                <w:highlight w:val="white"/>
                <w:lang w:val="en-NZ" w:eastAsia="ko-KR"/>
                <w:rPrChange w:id="342" w:author="Zhenmin Li" w:date="2014-04-05T16:41:00Z">
                  <w:rPr>
                    <w:rFonts w:ascii="Consolas" w:eastAsia="MS Mincho" w:hAnsi="Consolas" w:cs="Consolas"/>
                    <w:b/>
                    <w:bCs/>
                    <w:color w:val="0000FF"/>
                    <w:spacing w:val="-1"/>
                    <w:sz w:val="12"/>
                    <w:highlight w:val="white"/>
                    <w:lang w:val="en-NZ" w:eastAsia="ko-KR"/>
                  </w:rPr>
                </w:rPrChange>
              </w:rPr>
              <w:t>import</w:t>
            </w:r>
            <w:r w:rsidRPr="007B7299">
              <w:rPr>
                <w:rFonts w:ascii="Consolas" w:hAnsi="Consolas" w:cs="Consolas"/>
                <w:color w:val="000000"/>
                <w:sz w:val="12"/>
                <w:highlight w:val="white"/>
                <w:lang w:val="en-NZ" w:eastAsia="ko-KR"/>
              </w:rPr>
              <w:t xml:space="preserve"> </w:t>
            </w:r>
            <w:del w:id="343" w:author="Zhenmin Li" w:date="2014-04-05T16:26:00Z">
              <w:r w:rsidRPr="007B7299" w:rsidDel="00FF7BA1">
                <w:rPr>
                  <w:rFonts w:ascii="Consolas" w:hAnsi="Consolas" w:cs="Consolas"/>
                  <w:color w:val="000000"/>
                  <w:sz w:val="12"/>
                  <w:highlight w:val="white"/>
                  <w:lang w:val="en-NZ" w:eastAsia="ko-KR"/>
                </w:rPr>
                <w:delText>volume</w:delText>
              </w:r>
            </w:del>
            <w:ins w:id="344" w:author="Zhenmin Li" w:date="2014-04-05T16:26:00Z">
              <w:r w:rsidR="005B2519" w:rsidRPr="007B7299">
                <w:rPr>
                  <w:rFonts w:ascii="Consolas" w:hAnsi="Consolas" w:cs="Consolas"/>
                  <w:color w:val="000000"/>
                  <w:sz w:val="12"/>
                  <w:highlight w:val="white"/>
                  <w:lang w:val="en-NZ" w:eastAsia="zh-CN"/>
                </w:rPr>
                <w:t>camera</w:t>
              </w:r>
            </w:ins>
            <w:r w:rsidRPr="007B7299">
              <w:rPr>
                <w:rFonts w:ascii="Consolas" w:hAnsi="Consolas" w:cs="Consolas"/>
                <w:bCs/>
                <w:color w:val="000080"/>
                <w:sz w:val="12"/>
                <w:highlight w:val="white"/>
                <w:lang w:val="en-NZ" w:eastAsia="ko-KR"/>
                <w:rPrChange w:id="345" w:author="Zhenmin Li" w:date="2014-04-05T16:41:00Z">
                  <w:rPr>
                    <w:rFonts w:ascii="Consolas" w:eastAsia="MS Mincho" w:hAnsi="Consolas" w:cs="Consolas"/>
                    <w:b/>
                    <w:bCs/>
                    <w:color w:val="000080"/>
                    <w:spacing w:val="-1"/>
                    <w:sz w:val="12"/>
                    <w:highlight w:val="white"/>
                    <w:lang w:val="en-NZ" w:eastAsia="ko-KR"/>
                  </w:rPr>
                </w:rPrChange>
              </w:rPr>
              <w:t>.*;</w:t>
            </w:r>
          </w:p>
          <w:p w:rsidR="005C1F49" w:rsidRPr="00BE6619" w:rsidRDefault="00DF4AE6" w:rsidP="00ED59C4">
            <w:pPr>
              <w:spacing w:line="2" w:lineRule="atLeast"/>
              <w:jc w:val="left"/>
              <w:rPr>
                <w:rFonts w:ascii="Consolas" w:hAnsi="Consolas" w:cs="Consolas"/>
                <w:color w:val="008000"/>
                <w:sz w:val="12"/>
                <w:highlight w:val="white"/>
                <w:lang w:val="en-NZ" w:eastAsia="zh-CN"/>
                <w:rPrChange w:id="346" w:author="ben" w:date="2014-04-06T11:31:00Z">
                  <w:rPr>
                    <w:rFonts w:ascii="Consolas" w:hAnsi="Consolas" w:cs="Consolas"/>
                    <w:color w:val="000000"/>
                    <w:sz w:val="12"/>
                    <w:highlight w:val="white"/>
                    <w:lang w:val="en-NZ" w:eastAsia="zh-CN"/>
                  </w:rPr>
                </w:rPrChange>
              </w:rPr>
            </w:pPr>
            <w:ins w:id="347" w:author="Zhenmin Li" w:date="2014-04-05T15:45:00Z">
              <w:r w:rsidRPr="007B7299">
                <w:rPr>
                  <w:rFonts w:ascii="Consolas" w:hAnsi="Consolas" w:cs="Consolas"/>
                  <w:color w:val="000000"/>
                  <w:sz w:val="12"/>
                  <w:highlight w:val="white"/>
                  <w:lang w:val="en-NZ" w:eastAsia="zh-CN"/>
                </w:rPr>
                <w:t>ItemRecognition</w:t>
              </w:r>
            </w:ins>
            <w:del w:id="348" w:author="Zhenmin Li" w:date="2014-04-05T15:45:00Z">
              <w:r w:rsidR="005C1F49" w:rsidRPr="007B7299" w:rsidDel="00DF4AE6">
                <w:rPr>
                  <w:rFonts w:ascii="Consolas" w:hAnsi="Consolas" w:cs="Consolas"/>
                  <w:bCs/>
                  <w:color w:val="000080"/>
                  <w:sz w:val="12"/>
                  <w:highlight w:val="white"/>
                  <w:lang w:val="en-NZ" w:eastAsia="ko-KR"/>
                  <w:rPrChange w:id="349" w:author="Zhenmin Li" w:date="2014-04-05T16:41:00Z">
                    <w:rPr>
                      <w:rFonts w:ascii="Consolas" w:eastAsia="MS Mincho" w:hAnsi="Consolas" w:cs="Consolas"/>
                      <w:color w:val="000000"/>
                      <w:spacing w:val="-1"/>
                      <w:sz w:val="12"/>
                      <w:highlight w:val="white"/>
                      <w:lang w:val="en-NZ" w:eastAsia="ko-KR"/>
                    </w:rPr>
                  </w:rPrChange>
                </w:rPr>
                <w:delText>ConveyorController</w:delText>
              </w:r>
            </w:del>
            <w:r w:rsidR="005C1F49" w:rsidRPr="007B7299">
              <w:rPr>
                <w:rFonts w:ascii="Consolas" w:hAnsi="Consolas" w:cs="Consolas"/>
                <w:bCs/>
                <w:color w:val="000080"/>
                <w:sz w:val="12"/>
                <w:highlight w:val="white"/>
                <w:lang w:val="en-NZ" w:eastAsia="ko-KR"/>
                <w:rPrChange w:id="350" w:author="Zhenmin Li" w:date="2014-04-05T16:41:00Z">
                  <w:rPr>
                    <w:rFonts w:ascii="Consolas" w:eastAsia="MS Mincho" w:hAnsi="Consolas" w:cs="Consolas"/>
                    <w:b/>
                    <w:bCs/>
                    <w:color w:val="000080"/>
                    <w:spacing w:val="-1"/>
                    <w:sz w:val="12"/>
                    <w:highlight w:val="white"/>
                    <w:lang w:val="en-NZ" w:eastAsia="ko-KR"/>
                  </w:rPr>
                </w:rPrChange>
              </w:rPr>
              <w:t>(</w:t>
            </w:r>
            <w:ins w:id="351" w:author="ben" w:date="2014-04-06T11:30:00Z">
              <w:r w:rsidR="00BE6619">
                <w:rPr>
                  <w:rFonts w:ascii="Consolas" w:hAnsi="Consolas" w:cs="Consolas" w:hint="eastAsia"/>
                  <w:bCs/>
                  <w:color w:val="000080"/>
                  <w:sz w:val="12"/>
                  <w:highlight w:val="white"/>
                  <w:lang w:val="en-NZ" w:eastAsia="zh-CN"/>
                </w:rPr>
                <w:t xml:space="preserve"> </w:t>
              </w:r>
              <w:r w:rsidR="00BE6619" w:rsidRPr="00BE6619">
                <w:rPr>
                  <w:rFonts w:ascii="Consolas" w:hAnsi="Consolas" w:cs="Consolas"/>
                  <w:color w:val="008000"/>
                  <w:sz w:val="12"/>
                  <w:highlight w:val="white"/>
                  <w:lang w:val="en-NZ" w:eastAsia="zh-CN"/>
                  <w:rPrChange w:id="352" w:author="ben" w:date="2014-04-06T11:31:00Z">
                    <w:rPr>
                      <w:rFonts w:ascii="Consolas" w:eastAsia="MS Mincho" w:hAnsi="Consolas" w:cs="Consolas"/>
                      <w:bCs/>
                      <w:color w:val="000080"/>
                      <w:spacing w:val="-1"/>
                      <w:sz w:val="12"/>
                      <w:highlight w:val="white"/>
                      <w:lang w:val="en-NZ" w:eastAsia="zh-CN"/>
                    </w:rPr>
                  </w:rPrChange>
                </w:rPr>
                <w:t>//ItemRecognition CD</w:t>
              </w:r>
            </w:ins>
          </w:p>
          <w:p w:rsidR="005C1F49" w:rsidRPr="007B7299" w:rsidDel="00D519DB" w:rsidRDefault="009E6985">
            <w:pPr>
              <w:spacing w:line="2" w:lineRule="atLeast"/>
              <w:ind w:firstLineChars="100" w:firstLine="120"/>
              <w:jc w:val="left"/>
              <w:rPr>
                <w:del w:id="353" w:author="Zhenmin Li" w:date="2014-04-05T16:25:00Z"/>
                <w:rFonts w:ascii="Consolas" w:hAnsi="Consolas" w:cs="Consolas"/>
                <w:bCs/>
                <w:color w:val="000080"/>
                <w:sz w:val="12"/>
                <w:lang w:val="en-NZ" w:eastAsia="zh-CN"/>
                <w:rPrChange w:id="354" w:author="Zhenmin Li" w:date="2014-04-05T16:41:00Z">
                  <w:rPr>
                    <w:del w:id="355" w:author="Zhenmin Li" w:date="2014-04-05T16:25:00Z"/>
                    <w:rFonts w:ascii="Consolas" w:hAnsi="Consolas" w:cs="Consolas"/>
                    <w:b/>
                    <w:bCs/>
                    <w:color w:val="000080"/>
                    <w:sz w:val="12"/>
                    <w:lang w:val="en-NZ" w:eastAsia="zh-CN"/>
                  </w:rPr>
                </w:rPrChange>
              </w:rPr>
              <w:pPrChange w:id="356" w:author="ben" w:date="2014-04-06T19:37:00Z">
                <w:pPr>
                  <w:spacing w:line="2" w:lineRule="atLeast"/>
                  <w:ind w:firstLineChars="100" w:firstLine="119"/>
                  <w:jc w:val="left"/>
                </w:pPr>
              </w:pPrChange>
            </w:pPr>
            <w:r w:rsidRPr="00AC357C">
              <w:rPr>
                <w:rFonts w:ascii="Consolas" w:hAnsi="Consolas" w:cs="Consolas"/>
                <w:color w:val="990000"/>
                <w:sz w:val="12"/>
                <w:highlight w:val="white"/>
                <w:lang w:val="en-NZ" w:eastAsia="zh-CN"/>
                <w14:textFill>
                  <w14:solidFill>
                    <w14:srgbClr w14:val="990000">
                      <w14:lumMod w14:val="75000"/>
                    </w14:srgbClr>
                  </w14:solidFill>
                </w14:textFill>
                <w:rPrChange w:id="357" w:author="Zhenmin Li" w:date="2014-04-05T16:43:00Z">
                  <w:rPr>
                    <w:rFonts w:ascii="Consolas" w:eastAsia="MS Mincho" w:hAnsi="Consolas" w:cs="Consolas"/>
                    <w:color w:val="000000"/>
                    <w:spacing w:val="-1"/>
                    <w:sz w:val="12"/>
                    <w:highlight w:val="white"/>
                    <w:lang w:val="en-NZ" w:eastAsia="zh-CN"/>
                  </w:rPr>
                </w:rPrChange>
              </w:rPr>
              <w:t>output</w:t>
            </w:r>
            <w:r w:rsidRPr="007B7299">
              <w:rPr>
                <w:rFonts w:ascii="Consolas" w:hAnsi="Consolas" w:cs="Consolas"/>
                <w:color w:val="8000FF"/>
                <w:sz w:val="12"/>
                <w:highlight w:val="white"/>
                <w:lang w:val="en-NZ" w:eastAsia="ko-KR"/>
              </w:rPr>
              <w:t xml:space="preserve"> String </w:t>
            </w:r>
            <w:r w:rsidRPr="007B7299">
              <w:rPr>
                <w:rFonts w:ascii="Consolas" w:hAnsi="Consolas" w:cs="Consolas"/>
                <w:color w:val="990000"/>
                <w:sz w:val="12"/>
                <w:highlight w:val="white"/>
                <w:lang w:val="en-NZ" w:eastAsia="zh-CN"/>
                <w14:textFill>
                  <w14:solidFill>
                    <w14:srgbClr w14:val="990000">
                      <w14:lumMod w14:val="75000"/>
                    </w14:srgbClr>
                  </w14:solidFill>
                </w14:textFill>
                <w:rPrChange w:id="358" w:author="Zhenmin Li" w:date="2014-04-05T16:41:00Z">
                  <w:rPr>
                    <w:rFonts w:ascii="Consolas" w:eastAsia="MS Mincho" w:hAnsi="Consolas" w:cs="Consolas"/>
                    <w:color w:val="000000"/>
                    <w:spacing w:val="-1"/>
                    <w:sz w:val="12"/>
                    <w:highlight w:val="white"/>
                    <w:lang w:val="en-NZ" w:eastAsia="zh-CN"/>
                  </w:rPr>
                </w:rPrChange>
              </w:rPr>
              <w:t>channel</w:t>
            </w:r>
            <w:r w:rsidR="005C1F49" w:rsidRPr="007B7299">
              <w:rPr>
                <w:rFonts w:ascii="Consolas" w:hAnsi="Consolas" w:cs="Consolas"/>
                <w:color w:val="943634" w:themeColor="accent2" w:themeShade="BF"/>
                <w:sz w:val="12"/>
                <w:highlight w:val="white"/>
                <w:lang w:val="en-NZ" w:eastAsia="ko-KR"/>
                <w:rPrChange w:id="359" w:author="Zhenmin Li" w:date="2014-04-05T16:41:00Z">
                  <w:rPr>
                    <w:rFonts w:ascii="Consolas" w:eastAsia="MS Mincho" w:hAnsi="Consolas" w:cs="Consolas"/>
                    <w:color w:val="000000"/>
                    <w:spacing w:val="-1"/>
                    <w:sz w:val="12"/>
                    <w:highlight w:val="white"/>
                    <w:lang w:val="en-NZ" w:eastAsia="ko-KR"/>
                  </w:rPr>
                </w:rPrChange>
              </w:rPr>
              <w:t xml:space="preserve"> </w:t>
            </w:r>
            <w:r w:rsidR="008E118F" w:rsidRPr="007B7299">
              <w:rPr>
                <w:rFonts w:ascii="Consolas" w:hAnsi="Consolas" w:cs="Consolas"/>
                <w:color w:val="000000"/>
                <w:sz w:val="12"/>
                <w:highlight w:val="white"/>
                <w:lang w:val="en-NZ" w:eastAsia="zh-CN"/>
              </w:rPr>
              <w:t>ITEM_TYPE</w:t>
            </w:r>
            <w:r w:rsidR="005C1F49" w:rsidRPr="007B7299">
              <w:rPr>
                <w:rFonts w:ascii="Consolas" w:hAnsi="Consolas" w:cs="Consolas"/>
                <w:bCs/>
                <w:color w:val="000080"/>
                <w:sz w:val="12"/>
                <w:highlight w:val="white"/>
                <w:lang w:val="en-NZ" w:eastAsia="ko-KR"/>
                <w:rPrChange w:id="360" w:author="Zhenmin Li" w:date="2014-04-05T16:41:00Z">
                  <w:rPr>
                    <w:rFonts w:ascii="Consolas" w:eastAsia="MS Mincho" w:hAnsi="Consolas" w:cs="Consolas"/>
                    <w:b/>
                    <w:bCs/>
                    <w:color w:val="000080"/>
                    <w:spacing w:val="-1"/>
                    <w:sz w:val="12"/>
                    <w:highlight w:val="white"/>
                    <w:lang w:val="en-NZ" w:eastAsia="ko-KR"/>
                  </w:rPr>
                </w:rPrChange>
              </w:rPr>
              <w:t>;</w:t>
            </w:r>
          </w:p>
          <w:p w:rsidR="007D7899" w:rsidRPr="007B7299" w:rsidRDefault="007D7899">
            <w:pPr>
              <w:spacing w:line="2" w:lineRule="atLeast"/>
              <w:ind w:firstLineChars="100" w:firstLine="120"/>
              <w:jc w:val="left"/>
              <w:rPr>
                <w:rFonts w:ascii="Consolas" w:hAnsi="Consolas" w:cs="Consolas"/>
                <w:color w:val="000000"/>
                <w:sz w:val="12"/>
                <w:highlight w:val="white"/>
                <w:lang w:val="en-NZ" w:eastAsia="ko-KR"/>
              </w:rPr>
            </w:pPr>
            <w:del w:id="361" w:author="Zhenmin Li" w:date="2014-04-05T16:25:00Z">
              <w:r w:rsidRPr="007B7299" w:rsidDel="00D519DB">
                <w:rPr>
                  <w:rFonts w:ascii="Consolas" w:hAnsi="Consolas" w:cs="Consolas"/>
                  <w:color w:val="000000"/>
                  <w:sz w:val="12"/>
                  <w:highlight w:val="white"/>
                  <w:lang w:val="en-NZ" w:eastAsia="zh-CN"/>
                </w:rPr>
                <w:delText>input</w:delText>
              </w:r>
              <w:r w:rsidRPr="007B7299" w:rsidDel="00D519DB">
                <w:rPr>
                  <w:rFonts w:ascii="Consolas" w:hAnsi="Consolas" w:cs="Consolas"/>
                  <w:color w:val="8000FF"/>
                  <w:sz w:val="12"/>
                  <w:highlight w:val="white"/>
                  <w:lang w:val="en-NZ" w:eastAsia="ko-KR"/>
                </w:rPr>
                <w:delText xml:space="preserve"> boolean </w:delText>
              </w:r>
              <w:r w:rsidRPr="007B7299" w:rsidDel="00D519DB">
                <w:rPr>
                  <w:rFonts w:ascii="Consolas" w:hAnsi="Consolas" w:cs="Consolas"/>
                  <w:color w:val="000000"/>
                  <w:sz w:val="12"/>
                  <w:highlight w:val="white"/>
                  <w:lang w:val="en-NZ" w:eastAsia="zh-CN"/>
                </w:rPr>
                <w:delText>channel</w:delText>
              </w:r>
              <w:r w:rsidRPr="007B7299" w:rsidDel="00D519DB">
                <w:rPr>
                  <w:rFonts w:ascii="Consolas" w:hAnsi="Consolas" w:cs="Consolas"/>
                  <w:color w:val="000000"/>
                  <w:sz w:val="12"/>
                  <w:highlight w:val="white"/>
                  <w:lang w:val="en-NZ" w:eastAsia="ko-KR"/>
                </w:rPr>
                <w:delText xml:space="preserve"> </w:delText>
              </w:r>
              <w:r w:rsidRPr="007B7299" w:rsidDel="00D519DB">
                <w:rPr>
                  <w:rFonts w:ascii="Consolas" w:hAnsi="Consolas" w:cs="Consolas"/>
                  <w:color w:val="000000"/>
                  <w:sz w:val="12"/>
                  <w:highlight w:val="white"/>
                  <w:lang w:val="en-NZ" w:eastAsia="zh-CN"/>
                </w:rPr>
                <w:delText>ITEM_PICKED</w:delText>
              </w:r>
              <w:r w:rsidRPr="007B7299" w:rsidDel="00D519DB">
                <w:rPr>
                  <w:rFonts w:ascii="Consolas" w:hAnsi="Consolas" w:cs="Consolas"/>
                  <w:color w:val="000000"/>
                  <w:sz w:val="12"/>
                  <w:highlight w:val="white"/>
                  <w:lang w:val="en-NZ" w:eastAsia="ko-KR"/>
                </w:rPr>
                <w:delText>;</w:delText>
              </w:r>
            </w:del>
          </w:p>
          <w:p w:rsidR="005C1F49" w:rsidRPr="007B7299" w:rsidDel="00D519DB" w:rsidRDefault="00FF7BA1">
            <w:pPr>
              <w:spacing w:line="2" w:lineRule="atLeast"/>
              <w:ind w:firstLineChars="100" w:firstLine="120"/>
              <w:jc w:val="left"/>
              <w:rPr>
                <w:del w:id="362" w:author="Zhenmin Li" w:date="2014-04-05T16:25:00Z"/>
                <w:rFonts w:ascii="Consolas" w:hAnsi="Consolas" w:cs="Consolas"/>
                <w:color w:val="000000"/>
                <w:sz w:val="12"/>
                <w:highlight w:val="white"/>
                <w:lang w:val="en-NZ" w:eastAsia="ko-KR"/>
              </w:rPr>
            </w:pPr>
            <w:ins w:id="363" w:author="Zhenmin Li" w:date="2014-04-05T16:25:00Z">
              <w:r w:rsidRPr="007B7299">
                <w:rPr>
                  <w:rFonts w:ascii="Consolas" w:hAnsi="Consolas" w:cs="Consolas"/>
                  <w:color w:val="000000"/>
                  <w:sz w:val="12"/>
                  <w:highlight w:val="white"/>
                  <w:lang w:val="en-NZ" w:eastAsia="zh-CN"/>
                </w:rPr>
                <w:t xml:space="preserve">  </w:t>
              </w:r>
            </w:ins>
            <w:r w:rsidR="005C1F49" w:rsidRPr="00AC357C">
              <w:rPr>
                <w:rFonts w:ascii="Consolas" w:hAnsi="Consolas" w:cs="Consolas"/>
                <w:color w:val="990000"/>
                <w:sz w:val="12"/>
                <w:highlight w:val="white"/>
                <w:lang w:val="en-NZ" w:eastAsia="zh-CN"/>
                <w14:textFill>
                  <w14:solidFill>
                    <w14:srgbClr w14:val="990000">
                      <w14:lumMod w14:val="75000"/>
                    </w14:srgbClr>
                  </w14:solidFill>
                </w14:textFill>
                <w:rPrChange w:id="364" w:author="Zhenmin Li" w:date="2014-04-05T16:43:00Z">
                  <w:rPr>
                    <w:rFonts w:ascii="Consolas" w:eastAsia="MS Mincho" w:hAnsi="Consolas" w:cs="Consolas"/>
                    <w:color w:val="000000"/>
                    <w:spacing w:val="-1"/>
                    <w:sz w:val="12"/>
                    <w:highlight w:val="white"/>
                    <w:lang w:val="en-NZ" w:eastAsia="zh-CN"/>
                  </w:rPr>
                </w:rPrChange>
              </w:rPr>
              <w:t>input</w:t>
            </w:r>
            <w:r w:rsidR="005C1F49" w:rsidRPr="007B7299">
              <w:rPr>
                <w:rFonts w:ascii="Consolas" w:hAnsi="Consolas" w:cs="Consolas"/>
                <w:color w:val="8000FF"/>
                <w:sz w:val="12"/>
                <w:highlight w:val="white"/>
                <w:lang w:val="en-NZ" w:eastAsia="ko-KR"/>
              </w:rPr>
              <w:t xml:space="preserve"> </w:t>
            </w:r>
            <w:r w:rsidR="005C1F49" w:rsidRPr="007B7299">
              <w:rPr>
                <w:rFonts w:ascii="Consolas" w:hAnsi="Consolas" w:cs="Consolas"/>
                <w:color w:val="990000"/>
                <w:sz w:val="12"/>
                <w:highlight w:val="white"/>
                <w:lang w:val="en-NZ" w:eastAsia="zh-CN"/>
                <w14:textFill>
                  <w14:solidFill>
                    <w14:srgbClr w14:val="990000">
                      <w14:lumMod w14:val="75000"/>
                    </w14:srgbClr>
                  </w14:solidFill>
                </w14:textFill>
                <w:rPrChange w:id="365" w:author="Zhenmin Li" w:date="2014-04-05T16:41:00Z">
                  <w:rPr>
                    <w:rFonts w:ascii="Consolas" w:eastAsia="MS Mincho" w:hAnsi="Consolas" w:cs="Consolas"/>
                    <w:color w:val="000000"/>
                    <w:spacing w:val="-1"/>
                    <w:sz w:val="12"/>
                    <w:highlight w:val="white"/>
                    <w:lang w:val="en-NZ" w:eastAsia="zh-CN"/>
                  </w:rPr>
                </w:rPrChange>
              </w:rPr>
              <w:t>signal</w:t>
            </w:r>
            <w:r w:rsidR="005C1F49" w:rsidRPr="007B7299">
              <w:rPr>
                <w:rFonts w:ascii="Consolas" w:hAnsi="Consolas" w:cs="Consolas"/>
                <w:color w:val="8000FF"/>
                <w:sz w:val="12"/>
                <w:highlight w:val="white"/>
                <w:lang w:val="en-NZ" w:eastAsia="ko-KR"/>
              </w:rPr>
              <w:t xml:space="preserve"> </w:t>
            </w:r>
            <w:r w:rsidR="005C1F49" w:rsidRPr="007B7299">
              <w:rPr>
                <w:rFonts w:ascii="Consolas" w:hAnsi="Consolas" w:cs="Consolas"/>
                <w:color w:val="000000"/>
                <w:sz w:val="12"/>
                <w:highlight w:val="white"/>
                <w:lang w:val="en-NZ" w:eastAsia="ko-KR"/>
              </w:rPr>
              <w:t>NEW_ITEM</w:t>
            </w:r>
            <w:del w:id="366" w:author="Zhenmin Li" w:date="2014-04-05T16:25:00Z">
              <w:r w:rsidR="005C1F49" w:rsidRPr="007B7299" w:rsidDel="00D519DB">
                <w:rPr>
                  <w:rFonts w:ascii="Consolas" w:hAnsi="Consolas" w:cs="Consolas"/>
                  <w:bCs/>
                  <w:color w:val="000080"/>
                  <w:sz w:val="12"/>
                  <w:highlight w:val="white"/>
                  <w:lang w:val="en-NZ" w:eastAsia="ko-KR"/>
                  <w:rPrChange w:id="367" w:author="Zhenmin Li" w:date="2014-04-05T16:41:00Z">
                    <w:rPr>
                      <w:rFonts w:ascii="Consolas" w:eastAsia="MS Mincho" w:hAnsi="Consolas" w:cs="Consolas"/>
                      <w:b/>
                      <w:bCs/>
                      <w:color w:val="000080"/>
                      <w:spacing w:val="-1"/>
                      <w:sz w:val="12"/>
                      <w:highlight w:val="white"/>
                      <w:lang w:val="en-NZ" w:eastAsia="ko-KR"/>
                    </w:rPr>
                  </w:rPrChange>
                </w:rPr>
                <w:delText>,</w:delText>
              </w:r>
              <w:r w:rsidR="005C1F49" w:rsidRPr="007B7299" w:rsidDel="00D519DB">
                <w:rPr>
                  <w:rFonts w:ascii="Consolas" w:hAnsi="Consolas" w:cs="Consolas"/>
                  <w:color w:val="000000"/>
                  <w:sz w:val="12"/>
                  <w:highlight w:val="white"/>
                  <w:lang w:val="en-NZ" w:eastAsia="ko-KR"/>
                </w:rPr>
                <w:delText xml:space="preserve"> ITEM_READYTOPICK</w:delText>
              </w:r>
            </w:del>
            <w:r w:rsidR="005C1F49" w:rsidRPr="007B7299">
              <w:rPr>
                <w:rFonts w:ascii="Consolas" w:hAnsi="Consolas" w:cs="Consolas"/>
                <w:bCs/>
                <w:color w:val="000080"/>
                <w:sz w:val="12"/>
                <w:highlight w:val="white"/>
                <w:lang w:val="en-NZ" w:eastAsia="ko-KR"/>
                <w:rPrChange w:id="368" w:author="Zhenmin Li" w:date="2014-04-05T16:41:00Z">
                  <w:rPr>
                    <w:rFonts w:ascii="Consolas" w:eastAsia="MS Mincho" w:hAnsi="Consolas" w:cs="Consolas"/>
                    <w:b/>
                    <w:bCs/>
                    <w:color w:val="000080"/>
                    <w:spacing w:val="-1"/>
                    <w:sz w:val="12"/>
                    <w:highlight w:val="white"/>
                    <w:lang w:val="en-NZ" w:eastAsia="ko-KR"/>
                  </w:rPr>
                </w:rPrChange>
              </w:rPr>
              <w:t>;</w:t>
            </w:r>
            <w:del w:id="369" w:author="Zhenmin Li" w:date="2014-04-05T16:25:00Z">
              <w:r w:rsidR="005C1F49" w:rsidRPr="007B7299" w:rsidDel="00FF7BA1">
                <w:rPr>
                  <w:rFonts w:ascii="Consolas" w:hAnsi="Consolas" w:cs="Consolas"/>
                  <w:color w:val="000000"/>
                  <w:sz w:val="12"/>
                  <w:highlight w:val="white"/>
                  <w:lang w:val="en-NZ" w:eastAsia="ko-KR"/>
                </w:rPr>
                <w:delText xml:space="preserve"> </w:delText>
              </w:r>
            </w:del>
          </w:p>
          <w:p w:rsidR="005C1F49" w:rsidRPr="007B7299" w:rsidDel="00FF7BA1" w:rsidRDefault="005C1F49">
            <w:pPr>
              <w:spacing w:line="2" w:lineRule="atLeast"/>
              <w:ind w:firstLineChars="100" w:firstLine="120"/>
              <w:jc w:val="left"/>
              <w:rPr>
                <w:del w:id="370" w:author="Zhenmin Li" w:date="2014-04-05T16:25:00Z"/>
                <w:rFonts w:ascii="Consolas" w:hAnsi="Consolas" w:cs="Consolas"/>
                <w:color w:val="000000"/>
                <w:sz w:val="12"/>
                <w:highlight w:val="white"/>
                <w:lang w:val="en-NZ" w:eastAsia="zh-CN"/>
              </w:rPr>
            </w:pPr>
            <w:del w:id="371" w:author="Zhenmin Li" w:date="2014-04-05T16:25:00Z">
              <w:r w:rsidRPr="007B7299" w:rsidDel="00D519DB">
                <w:rPr>
                  <w:rFonts w:ascii="Consolas" w:hAnsi="Consolas" w:cs="Consolas"/>
                  <w:color w:val="000000"/>
                  <w:sz w:val="12"/>
                  <w:highlight w:val="white"/>
                  <w:lang w:val="en-NZ" w:eastAsia="zh-CN"/>
                </w:rPr>
                <w:delText>output</w:delText>
              </w:r>
              <w:r w:rsidRPr="007B7299" w:rsidDel="00D519DB">
                <w:rPr>
                  <w:rFonts w:ascii="Consolas" w:hAnsi="Consolas" w:cs="Consolas"/>
                  <w:color w:val="8000FF"/>
                  <w:sz w:val="12"/>
                  <w:highlight w:val="white"/>
                  <w:lang w:val="en-NZ" w:eastAsia="ko-KR"/>
                </w:rPr>
                <w:delText xml:space="preserve"> </w:delText>
              </w:r>
              <w:r w:rsidRPr="007B7299" w:rsidDel="00D519DB">
                <w:rPr>
                  <w:rFonts w:ascii="Consolas" w:hAnsi="Consolas" w:cs="Consolas"/>
                  <w:color w:val="000000"/>
                  <w:sz w:val="12"/>
                  <w:highlight w:val="white"/>
                  <w:lang w:val="en-NZ" w:eastAsia="zh-CN"/>
                </w:rPr>
                <w:delText>signal</w:delText>
              </w:r>
              <w:r w:rsidRPr="007B7299" w:rsidDel="00D519DB">
                <w:rPr>
                  <w:rFonts w:ascii="Consolas" w:hAnsi="Consolas" w:cs="Consolas"/>
                  <w:color w:val="000000"/>
                  <w:sz w:val="12"/>
                  <w:highlight w:val="white"/>
                  <w:lang w:val="en-NZ" w:eastAsia="ko-KR"/>
                </w:rPr>
                <w:delText xml:space="preserve"> STOP_CONVEYOR</w:delText>
              </w:r>
              <w:r w:rsidRPr="007B7299" w:rsidDel="00D519DB">
                <w:rPr>
                  <w:rFonts w:ascii="Consolas" w:hAnsi="Consolas" w:cs="Consolas"/>
                  <w:bCs/>
                  <w:color w:val="000080"/>
                  <w:sz w:val="12"/>
                  <w:highlight w:val="white"/>
                  <w:lang w:val="en-NZ" w:eastAsia="ko-KR"/>
                  <w:rPrChange w:id="372" w:author="Zhenmin Li" w:date="2014-04-05T16:41:00Z">
                    <w:rPr>
                      <w:rFonts w:ascii="Consolas" w:eastAsia="MS Mincho" w:hAnsi="Consolas" w:cs="Consolas"/>
                      <w:b/>
                      <w:bCs/>
                      <w:color w:val="000080"/>
                      <w:spacing w:val="-1"/>
                      <w:sz w:val="12"/>
                      <w:highlight w:val="white"/>
                      <w:lang w:val="en-NZ" w:eastAsia="ko-KR"/>
                    </w:rPr>
                  </w:rPrChange>
                </w:rPr>
                <w:delText>,</w:delText>
              </w:r>
              <w:r w:rsidRPr="007B7299" w:rsidDel="00D519DB">
                <w:rPr>
                  <w:rFonts w:ascii="Consolas" w:hAnsi="Consolas" w:cs="Consolas"/>
                  <w:color w:val="000000"/>
                  <w:sz w:val="12"/>
                  <w:highlight w:val="white"/>
                  <w:lang w:val="en-NZ" w:eastAsia="ko-KR"/>
                </w:rPr>
                <w:delText xml:space="preserve"> MOVE_CONVEYOR</w:delText>
              </w:r>
              <w:r w:rsidRPr="007B7299" w:rsidDel="00D519DB">
                <w:rPr>
                  <w:rFonts w:ascii="Consolas" w:hAnsi="Consolas" w:cs="Consolas"/>
                  <w:bCs/>
                  <w:color w:val="000080"/>
                  <w:sz w:val="12"/>
                  <w:highlight w:val="white"/>
                  <w:lang w:val="en-NZ" w:eastAsia="ko-KR"/>
                  <w:rPrChange w:id="373" w:author="Zhenmin Li" w:date="2014-04-05T16:41:00Z">
                    <w:rPr>
                      <w:rFonts w:ascii="Consolas" w:eastAsia="MS Mincho" w:hAnsi="Consolas" w:cs="Consolas"/>
                      <w:b/>
                      <w:bCs/>
                      <w:color w:val="000080"/>
                      <w:spacing w:val="-1"/>
                      <w:sz w:val="12"/>
                      <w:highlight w:val="white"/>
                      <w:lang w:val="en-NZ" w:eastAsia="ko-KR"/>
                    </w:rPr>
                  </w:rPrChange>
                </w:rPr>
                <w:delText>,</w:delText>
              </w:r>
              <w:r w:rsidRPr="007B7299" w:rsidDel="00D519DB">
                <w:rPr>
                  <w:rFonts w:ascii="Consolas" w:hAnsi="Consolas" w:cs="Consolas"/>
                  <w:color w:val="000000"/>
                  <w:sz w:val="12"/>
                  <w:highlight w:val="white"/>
                  <w:lang w:val="en-NZ" w:eastAsia="ko-KR"/>
                </w:rPr>
                <w:delText xml:space="preserve"> STOP_LOADER</w:delText>
              </w:r>
              <w:r w:rsidRPr="007B7299" w:rsidDel="00D519DB">
                <w:rPr>
                  <w:rFonts w:ascii="Consolas" w:hAnsi="Consolas" w:cs="Consolas"/>
                  <w:bCs/>
                  <w:color w:val="000080"/>
                  <w:sz w:val="12"/>
                  <w:highlight w:val="white"/>
                  <w:lang w:val="en-NZ" w:eastAsia="ko-KR"/>
                  <w:rPrChange w:id="374" w:author="Zhenmin Li" w:date="2014-04-05T16:41:00Z">
                    <w:rPr>
                      <w:rFonts w:ascii="Consolas" w:eastAsia="MS Mincho" w:hAnsi="Consolas" w:cs="Consolas"/>
                      <w:b/>
                      <w:bCs/>
                      <w:color w:val="000080"/>
                      <w:spacing w:val="-1"/>
                      <w:sz w:val="12"/>
                      <w:highlight w:val="white"/>
                      <w:lang w:val="en-NZ" w:eastAsia="ko-KR"/>
                    </w:rPr>
                  </w:rPrChange>
                </w:rPr>
                <w:delText>;</w:delText>
              </w:r>
            </w:del>
          </w:p>
          <w:p w:rsidR="00FF7BA1" w:rsidRPr="007B7299" w:rsidRDefault="00FF7BA1">
            <w:pPr>
              <w:spacing w:line="2" w:lineRule="atLeast"/>
              <w:jc w:val="left"/>
              <w:rPr>
                <w:ins w:id="375" w:author="Zhenmin Li" w:date="2014-04-05T16:25:00Z"/>
                <w:rFonts w:ascii="Consolas" w:hAnsi="Consolas" w:cs="Consolas"/>
                <w:bCs/>
                <w:color w:val="000080"/>
                <w:sz w:val="12"/>
                <w:highlight w:val="white"/>
                <w:lang w:val="en-NZ" w:eastAsia="zh-CN"/>
                <w:rPrChange w:id="376" w:author="Zhenmin Li" w:date="2014-04-05T16:41:00Z">
                  <w:rPr>
                    <w:ins w:id="377" w:author="Zhenmin Li" w:date="2014-04-05T16:25:00Z"/>
                    <w:rFonts w:ascii="Consolas" w:hAnsi="Consolas" w:cs="Consolas"/>
                    <w:b/>
                    <w:bCs/>
                    <w:color w:val="000080"/>
                    <w:sz w:val="12"/>
                    <w:highlight w:val="white"/>
                    <w:lang w:val="en-NZ" w:eastAsia="zh-CN"/>
                  </w:rPr>
                </w:rPrChange>
              </w:rPr>
            </w:pPr>
          </w:p>
          <w:p w:rsidR="005C1F49" w:rsidRPr="007B7299" w:rsidDel="006C15A3" w:rsidRDefault="005C1F49">
            <w:pPr>
              <w:spacing w:line="2" w:lineRule="atLeast"/>
              <w:jc w:val="left"/>
              <w:rPr>
                <w:del w:id="378" w:author="Zhenmin Li" w:date="2014-04-05T16:28:00Z"/>
                <w:rFonts w:ascii="Consolas" w:hAnsi="Consolas" w:cs="Consolas"/>
                <w:bCs/>
                <w:color w:val="000080"/>
                <w:sz w:val="12"/>
                <w:highlight w:val="white"/>
                <w:lang w:val="en-NZ" w:eastAsia="ko-KR"/>
                <w:rPrChange w:id="379" w:author="Zhenmin Li" w:date="2014-04-05T16:41:00Z">
                  <w:rPr>
                    <w:del w:id="380" w:author="Zhenmin Li" w:date="2014-04-05T16:28:00Z"/>
                    <w:rFonts w:ascii="Consolas" w:hAnsi="Consolas" w:cs="Consolas"/>
                    <w:color w:val="000000"/>
                    <w:sz w:val="12"/>
                    <w:highlight w:val="white"/>
                    <w:lang w:val="en-NZ" w:eastAsia="zh-CN"/>
                  </w:rPr>
                </w:rPrChange>
              </w:rPr>
            </w:pPr>
            <w:r w:rsidRPr="007B7299">
              <w:rPr>
                <w:rFonts w:ascii="Consolas" w:hAnsi="Consolas" w:cs="Consolas"/>
                <w:bCs/>
                <w:color w:val="000080"/>
                <w:sz w:val="12"/>
                <w:highlight w:val="white"/>
                <w:lang w:val="en-NZ" w:eastAsia="ko-KR"/>
                <w:rPrChange w:id="381" w:author="Zhenmin Li" w:date="2014-04-05T16:41:00Z">
                  <w:rPr>
                    <w:rFonts w:ascii="Consolas" w:eastAsia="MS Mincho" w:hAnsi="Consolas" w:cs="Consolas"/>
                    <w:b/>
                    <w:bCs/>
                    <w:color w:val="000080"/>
                    <w:spacing w:val="-1"/>
                    <w:sz w:val="12"/>
                    <w:highlight w:val="white"/>
                    <w:lang w:val="en-NZ" w:eastAsia="ko-KR"/>
                  </w:rPr>
                </w:rPrChange>
              </w:rPr>
              <w:t>)-&gt;{</w:t>
            </w:r>
            <w:del w:id="382" w:author="Zhenmin Li" w:date="2014-04-05T15:51:00Z">
              <w:r w:rsidRPr="007B7299" w:rsidDel="00CF15B2">
                <w:rPr>
                  <w:rFonts w:ascii="Consolas" w:hAnsi="Consolas" w:cs="Consolas"/>
                  <w:bCs/>
                  <w:color w:val="000080"/>
                  <w:sz w:val="12"/>
                  <w:highlight w:val="white"/>
                  <w:lang w:val="en-NZ" w:eastAsia="ko-KR"/>
                  <w:rPrChange w:id="383" w:author="Zhenmin Li" w:date="2014-04-05T16:41:00Z">
                    <w:rPr>
                      <w:rFonts w:ascii="Consolas" w:eastAsia="MS Mincho" w:hAnsi="Consolas" w:cs="Consolas"/>
                      <w:color w:val="000000"/>
                      <w:spacing w:val="-1"/>
                      <w:sz w:val="12"/>
                      <w:highlight w:val="white"/>
                      <w:lang w:val="en-NZ" w:eastAsia="zh-CN"/>
                    </w:rPr>
                  </w:rPrChange>
                </w:rPr>
                <w:delText xml:space="preserve"> </w:delText>
              </w:r>
            </w:del>
            <w:del w:id="384" w:author="Zhenmin Li" w:date="2014-04-05T16:28:00Z">
              <w:r w:rsidRPr="007B7299" w:rsidDel="006C15A3">
                <w:rPr>
                  <w:rFonts w:ascii="Consolas" w:hAnsi="Consolas" w:cs="Consolas"/>
                  <w:bCs/>
                  <w:color w:val="000080"/>
                  <w:sz w:val="12"/>
                  <w:highlight w:val="white"/>
                  <w:lang w:val="en-NZ" w:eastAsia="ko-KR"/>
                  <w:rPrChange w:id="385" w:author="Zhenmin Li" w:date="2014-04-05T16:41:00Z">
                    <w:rPr>
                      <w:rFonts w:ascii="Consolas" w:eastAsia="MS Mincho" w:hAnsi="Consolas" w:cs="Consolas"/>
                      <w:color w:val="8000FF"/>
                      <w:spacing w:val="-1"/>
                      <w:sz w:val="12"/>
                      <w:highlight w:val="white"/>
                      <w:lang w:val="en-NZ" w:eastAsia="ko-KR"/>
                    </w:rPr>
                  </w:rPrChange>
                </w:rPr>
                <w:delText>String signal itemtype;</w:delText>
              </w:r>
            </w:del>
            <w:del w:id="386" w:author="Zhenmin Li" w:date="2014-04-05T16:27:00Z">
              <w:r w:rsidR="00995B97" w:rsidRPr="007B7299" w:rsidDel="005B2519">
                <w:rPr>
                  <w:rFonts w:ascii="Consolas" w:hAnsi="Consolas" w:cs="Consolas"/>
                  <w:bCs/>
                  <w:color w:val="000080"/>
                  <w:sz w:val="12"/>
                  <w:highlight w:val="white"/>
                  <w:lang w:val="en-NZ" w:eastAsia="ko-KR"/>
                  <w:rPrChange w:id="387" w:author="Zhenmin Li" w:date="2014-04-05T16:41:00Z">
                    <w:rPr>
                      <w:rFonts w:ascii="Consolas" w:eastAsia="MS Mincho" w:hAnsi="Consolas" w:cs="Consolas"/>
                      <w:b/>
                      <w:bCs/>
                      <w:color w:val="000080"/>
                      <w:spacing w:val="-1"/>
                      <w:sz w:val="12"/>
                      <w:highlight w:val="white"/>
                      <w:lang w:val="en-NZ" w:eastAsia="ko-KR"/>
                    </w:rPr>
                  </w:rPrChange>
                </w:rPr>
                <w:delText xml:space="preserve"> </w:delText>
              </w:r>
            </w:del>
            <w:del w:id="388" w:author="Zhenmin Li" w:date="2014-04-05T15:51:00Z">
              <w:r w:rsidR="00995B97" w:rsidRPr="007B7299" w:rsidDel="00CF15B2">
                <w:rPr>
                  <w:rFonts w:ascii="Consolas" w:hAnsi="Consolas" w:cs="Consolas"/>
                  <w:bCs/>
                  <w:color w:val="000080"/>
                  <w:sz w:val="12"/>
                  <w:highlight w:val="white"/>
                  <w:lang w:val="en-NZ" w:eastAsia="ko-KR"/>
                  <w:rPrChange w:id="389" w:author="Zhenmin Li" w:date="2014-04-05T16:41:00Z">
                    <w:rPr>
                      <w:rFonts w:ascii="Consolas" w:eastAsia="MS Mincho" w:hAnsi="Consolas" w:cs="Consolas"/>
                      <w:color w:val="000000"/>
                      <w:spacing w:val="-1"/>
                      <w:sz w:val="12"/>
                      <w:highlight w:val="white"/>
                      <w:lang w:val="en-NZ" w:eastAsia="zh-CN"/>
                    </w:rPr>
                  </w:rPrChange>
                </w:rPr>
                <w:delText>signal</w:delText>
              </w:r>
              <w:r w:rsidR="00E70030" w:rsidRPr="007B7299" w:rsidDel="00CF15B2">
                <w:rPr>
                  <w:rFonts w:ascii="Consolas" w:hAnsi="Consolas" w:cs="Consolas"/>
                  <w:bCs/>
                  <w:color w:val="000080"/>
                  <w:sz w:val="12"/>
                  <w:highlight w:val="white"/>
                  <w:lang w:val="en-NZ" w:eastAsia="ko-KR"/>
                  <w:rPrChange w:id="390" w:author="Zhenmin Li" w:date="2014-04-05T16:41:00Z">
                    <w:rPr>
                      <w:rFonts w:ascii="Consolas" w:eastAsia="MS Mincho" w:hAnsi="Consolas" w:cs="Consolas"/>
                      <w:color w:val="000000"/>
                      <w:spacing w:val="-1"/>
                      <w:sz w:val="12"/>
                      <w:highlight w:val="white"/>
                      <w:lang w:val="en-NZ" w:eastAsia="zh-CN"/>
                    </w:rPr>
                  </w:rPrChange>
                </w:rPr>
                <w:delText xml:space="preserve"> itempicked;</w:delText>
              </w:r>
            </w:del>
          </w:p>
          <w:p w:rsidR="005E5A33" w:rsidRPr="007B7299" w:rsidRDefault="005E5A33">
            <w:pPr>
              <w:spacing w:line="2" w:lineRule="atLeast"/>
              <w:jc w:val="left"/>
              <w:rPr>
                <w:ins w:id="391" w:author="Zhenmin Li" w:date="2014-04-05T16:28:00Z"/>
                <w:rFonts w:ascii="Consolas" w:hAnsi="Consolas" w:cs="Consolas"/>
                <w:color w:val="008000"/>
                <w:sz w:val="12"/>
                <w:highlight w:val="white"/>
                <w:lang w:val="en-NZ" w:eastAsia="zh-CN"/>
              </w:rPr>
              <w:pPrChange w:id="392" w:author="Zhenmin Li" w:date="2014-04-05T16:28:00Z">
                <w:pPr>
                  <w:spacing w:line="2" w:lineRule="atLeast"/>
                  <w:ind w:firstLineChars="100" w:firstLine="120"/>
                  <w:jc w:val="left"/>
                </w:pPr>
              </w:pPrChange>
            </w:pPr>
            <w:ins w:id="393" w:author="Zhenmin Li" w:date="2014-04-05T15:47:00Z">
              <w:r w:rsidRPr="007B7299">
                <w:rPr>
                  <w:rFonts w:ascii="Consolas" w:hAnsi="Consolas" w:cs="Consolas"/>
                  <w:color w:val="008000"/>
                  <w:sz w:val="12"/>
                  <w:highlight w:val="white"/>
                  <w:lang w:val="en-NZ" w:eastAsia="ko-KR"/>
                </w:rPr>
                <w:t>//</w:t>
              </w:r>
            </w:ins>
            <w:ins w:id="394" w:author="Zhenmin Li" w:date="2014-04-05T15:48:00Z">
              <w:del w:id="395" w:author="ben" w:date="2014-04-06T11:10:00Z">
                <w:r w:rsidR="00AE4B5C" w:rsidRPr="007B7299" w:rsidDel="002E7F2A">
                  <w:rPr>
                    <w:rFonts w:ascii="Consolas" w:hAnsi="Consolas" w:cs="Consolas"/>
                    <w:color w:val="008000"/>
                    <w:sz w:val="12"/>
                    <w:highlight w:val="white"/>
                    <w:lang w:val="en-NZ" w:eastAsia="zh-CN"/>
                  </w:rPr>
                  <w:delText xml:space="preserve"> </w:delText>
                </w:r>
              </w:del>
            </w:ins>
            <w:ins w:id="396" w:author="Zhenmin Li" w:date="2014-04-05T15:47:00Z">
              <w:r w:rsidRPr="007B7299">
                <w:rPr>
                  <w:rFonts w:ascii="Consolas" w:hAnsi="Consolas" w:cs="Consolas"/>
                  <w:color w:val="008000"/>
                  <w:sz w:val="12"/>
                  <w:highlight w:val="white"/>
                  <w:lang w:val="en-NZ" w:eastAsia="ko-KR"/>
                </w:rPr>
                <w:t>R</w:t>
              </w:r>
              <w:r w:rsidRPr="007B7299">
                <w:rPr>
                  <w:rFonts w:ascii="Consolas" w:hAnsi="Consolas" w:cs="Consolas"/>
                  <w:color w:val="008000"/>
                  <w:sz w:val="12"/>
                  <w:highlight w:val="white"/>
                  <w:lang w:val="en-NZ" w:eastAsia="zh-CN"/>
                </w:rPr>
                <w:t>1</w:t>
              </w:r>
            </w:ins>
          </w:p>
          <w:p w:rsidR="006C15A3" w:rsidRPr="007B7299" w:rsidRDefault="006C15A3">
            <w:pPr>
              <w:spacing w:line="2" w:lineRule="atLeast"/>
              <w:ind w:firstLineChars="100" w:firstLine="120"/>
              <w:jc w:val="left"/>
              <w:rPr>
                <w:ins w:id="397" w:author="Zhenmin Li" w:date="2014-04-05T15:47:00Z"/>
                <w:rFonts w:ascii="Consolas" w:hAnsi="Consolas" w:cs="Consolas"/>
                <w:bCs/>
                <w:color w:val="000080"/>
                <w:sz w:val="12"/>
                <w:highlight w:val="white"/>
                <w:lang w:val="en-NZ" w:eastAsia="zh-CN"/>
                <w:rPrChange w:id="398" w:author="Zhenmin Li" w:date="2014-04-05T16:41:00Z">
                  <w:rPr>
                    <w:ins w:id="399" w:author="Zhenmin Li" w:date="2014-04-05T15:47:00Z"/>
                    <w:rFonts w:ascii="Consolas" w:hAnsi="Consolas" w:cs="Consolas"/>
                    <w:b/>
                    <w:bCs/>
                    <w:color w:val="000080"/>
                    <w:sz w:val="12"/>
                    <w:highlight w:val="white"/>
                    <w:lang w:val="en-NZ" w:eastAsia="zh-CN"/>
                  </w:rPr>
                </w:rPrChange>
              </w:rPr>
            </w:pPr>
            <w:ins w:id="400" w:author="Zhenmin Li" w:date="2014-04-05T16:28:00Z">
              <w:r w:rsidRPr="007B7299">
                <w:rPr>
                  <w:rFonts w:ascii="Consolas" w:hAnsi="Consolas" w:cs="Consolas"/>
                  <w:color w:val="8000FF"/>
                  <w:sz w:val="12"/>
                  <w:highlight w:val="white"/>
                  <w:lang w:val="en-NZ" w:eastAsia="ko-KR"/>
                </w:rPr>
                <w:t xml:space="preserve">Image </w:t>
              </w:r>
              <w:r w:rsidRPr="007B7299">
                <w:rPr>
                  <w:rFonts w:ascii="Consolas" w:hAnsi="Consolas" w:cs="Consolas"/>
                  <w:color w:val="990000"/>
                  <w:sz w:val="12"/>
                  <w:highlight w:val="white"/>
                  <w:lang w:val="en-NZ" w:eastAsia="zh-CN"/>
                  <w14:textFill>
                    <w14:solidFill>
                      <w14:srgbClr w14:val="990000">
                        <w14:lumMod w14:val="75000"/>
                      </w14:srgbClr>
                    </w14:solidFill>
                  </w14:textFill>
                  <w:rPrChange w:id="401" w:author="Zhenmin Li" w:date="2014-04-05T16:41:00Z">
                    <w:rPr>
                      <w:rFonts w:ascii="Consolas" w:hAnsi="Consolas" w:cs="Consolas"/>
                      <w:color w:val="000000"/>
                      <w:sz w:val="12"/>
                      <w:highlight w:val="white"/>
                      <w:lang w:val="en-NZ" w:eastAsia="zh-CN"/>
                    </w:rPr>
                  </w:rPrChange>
                </w:rPr>
                <w:t>signal</w:t>
              </w:r>
              <w:r w:rsidRPr="007B7299">
                <w:rPr>
                  <w:rFonts w:ascii="Consolas" w:hAnsi="Consolas" w:cs="Consolas"/>
                  <w:color w:val="000000"/>
                  <w:sz w:val="12"/>
                  <w:highlight w:val="white"/>
                  <w:lang w:val="en-NZ" w:eastAsia="ko-KR"/>
                </w:rPr>
                <w:t xml:space="preserve"> picture</w:t>
              </w:r>
              <w:r w:rsidRPr="007B7299">
                <w:rPr>
                  <w:rFonts w:ascii="Consolas" w:hAnsi="Consolas" w:cs="Consolas"/>
                  <w:bCs/>
                  <w:color w:val="000080"/>
                  <w:sz w:val="12"/>
                  <w:highlight w:val="white"/>
                  <w:lang w:val="en-NZ" w:eastAsia="ko-KR"/>
                  <w:rPrChange w:id="402" w:author="Zhenmin Li" w:date="2014-04-05T16:41:00Z">
                    <w:rPr>
                      <w:rFonts w:ascii="Consolas" w:hAnsi="Consolas" w:cs="Consolas"/>
                      <w:b/>
                      <w:bCs/>
                      <w:color w:val="000080"/>
                      <w:sz w:val="12"/>
                      <w:highlight w:val="white"/>
                      <w:lang w:val="en-NZ" w:eastAsia="ko-KR"/>
                    </w:rPr>
                  </w:rPrChange>
                </w:rPr>
                <w:t>;</w:t>
              </w:r>
              <w:r w:rsidRPr="007B7299">
                <w:rPr>
                  <w:rFonts w:ascii="Consolas" w:hAnsi="Consolas" w:cs="Consolas"/>
                  <w:bCs/>
                  <w:color w:val="000080"/>
                  <w:sz w:val="12"/>
                  <w:highlight w:val="white"/>
                  <w:lang w:val="en-NZ" w:eastAsia="zh-CN"/>
                  <w:rPrChange w:id="403" w:author="Zhenmin Li" w:date="2014-04-05T16:41:00Z">
                    <w:rPr>
                      <w:rFonts w:ascii="Consolas" w:hAnsi="Consolas" w:cs="Consolas"/>
                      <w:b/>
                      <w:bCs/>
                      <w:color w:val="000080"/>
                      <w:sz w:val="12"/>
                      <w:highlight w:val="white"/>
                      <w:lang w:val="en-NZ" w:eastAsia="zh-CN"/>
                    </w:rPr>
                  </w:rPrChange>
                </w:rPr>
                <w:t xml:space="preserve"> </w:t>
              </w:r>
              <w:r w:rsidRPr="007B7299">
                <w:rPr>
                  <w:rFonts w:ascii="Consolas" w:hAnsi="Consolas" w:cs="Consolas"/>
                  <w:color w:val="8000FF"/>
                  <w:sz w:val="12"/>
                  <w:highlight w:val="white"/>
                  <w:lang w:val="en-NZ" w:eastAsia="ko-KR"/>
                </w:rPr>
                <w:t xml:space="preserve">String </w:t>
              </w:r>
              <w:r w:rsidRPr="007B7299">
                <w:rPr>
                  <w:rFonts w:ascii="Consolas" w:hAnsi="Consolas" w:cs="Consolas"/>
                  <w:color w:val="990000"/>
                  <w:sz w:val="12"/>
                  <w:highlight w:val="white"/>
                  <w:lang w:val="en-NZ" w:eastAsia="zh-CN"/>
                  <w14:textFill>
                    <w14:solidFill>
                      <w14:srgbClr w14:val="990000">
                        <w14:lumMod w14:val="75000"/>
                      </w14:srgbClr>
                    </w14:solidFill>
                  </w14:textFill>
                  <w:rPrChange w:id="404" w:author="Zhenmin Li" w:date="2014-04-05T16:41:00Z">
                    <w:rPr>
                      <w:rFonts w:ascii="Consolas" w:hAnsi="Consolas" w:cs="Consolas"/>
                      <w:color w:val="000000"/>
                      <w:sz w:val="12"/>
                      <w:highlight w:val="white"/>
                      <w:lang w:val="en-NZ" w:eastAsia="zh-CN"/>
                    </w:rPr>
                  </w:rPrChange>
                </w:rPr>
                <w:t>signal</w:t>
              </w:r>
              <w:r w:rsidRPr="007B7299">
                <w:rPr>
                  <w:rFonts w:ascii="Consolas" w:hAnsi="Consolas" w:cs="Consolas"/>
                  <w:color w:val="000000"/>
                  <w:sz w:val="12"/>
                  <w:highlight w:val="white"/>
                  <w:lang w:val="en-NZ" w:eastAsia="ko-KR"/>
                </w:rPr>
                <w:t xml:space="preserve"> itemtype</w:t>
              </w:r>
              <w:r w:rsidRPr="007B7299">
                <w:rPr>
                  <w:rFonts w:ascii="Consolas" w:hAnsi="Consolas" w:cs="Consolas"/>
                  <w:bCs/>
                  <w:color w:val="000080"/>
                  <w:sz w:val="12"/>
                  <w:highlight w:val="white"/>
                  <w:lang w:val="en-NZ" w:eastAsia="ko-KR"/>
                  <w:rPrChange w:id="405" w:author="Zhenmin Li" w:date="2014-04-05T16:41:00Z">
                    <w:rPr>
                      <w:rFonts w:ascii="Consolas" w:hAnsi="Consolas" w:cs="Consolas"/>
                      <w:b/>
                      <w:bCs/>
                      <w:color w:val="000080"/>
                      <w:sz w:val="12"/>
                      <w:highlight w:val="white"/>
                      <w:lang w:val="en-NZ" w:eastAsia="ko-KR"/>
                    </w:rPr>
                  </w:rPrChange>
                </w:rPr>
                <w:t>;</w:t>
              </w:r>
            </w:ins>
          </w:p>
          <w:p w:rsidR="005C1F49" w:rsidRPr="007B7299" w:rsidDel="00526FD4" w:rsidRDefault="005C1F49" w:rsidP="00ED59C4">
            <w:pPr>
              <w:spacing w:line="2" w:lineRule="atLeast"/>
              <w:ind w:firstLineChars="100" w:firstLine="120"/>
              <w:jc w:val="left"/>
              <w:rPr>
                <w:del w:id="406" w:author="Zhenmin Li" w:date="2014-04-05T15:36:00Z"/>
                <w:rFonts w:ascii="Consolas" w:hAnsi="Consolas" w:cs="Consolas"/>
                <w:bCs/>
                <w:color w:val="0000FF"/>
                <w:sz w:val="12"/>
                <w:highlight w:val="white"/>
                <w:lang w:val="en-NZ" w:eastAsia="ko-KR"/>
                <w:rPrChange w:id="407" w:author="Zhenmin Li" w:date="2014-04-05T16:41:00Z">
                  <w:rPr>
                    <w:del w:id="408" w:author="Zhenmin Li" w:date="2014-04-05T15:36:00Z"/>
                    <w:rFonts w:ascii="Consolas" w:hAnsi="Consolas" w:cs="Consolas"/>
                    <w:color w:val="000000"/>
                    <w:sz w:val="12"/>
                    <w:highlight w:val="white"/>
                    <w:lang w:val="en-NZ" w:eastAsia="ko-KR"/>
                  </w:rPr>
                </w:rPrChange>
              </w:rPr>
            </w:pPr>
            <w:del w:id="409" w:author="Zhenmin Li" w:date="2014-04-05T15:36:00Z">
              <w:r w:rsidRPr="007B7299" w:rsidDel="00526FD4">
                <w:rPr>
                  <w:rFonts w:ascii="Consolas" w:hAnsi="Consolas" w:cs="Consolas"/>
                  <w:bCs/>
                  <w:color w:val="0000FF"/>
                  <w:sz w:val="12"/>
                  <w:highlight w:val="white"/>
                  <w:lang w:val="en-NZ" w:eastAsia="ko-KR"/>
                  <w:rPrChange w:id="410" w:author="Zhenmin Li" w:date="2014-04-05T16:41:00Z">
                    <w:rPr>
                      <w:rFonts w:ascii="Consolas" w:hAnsi="Consolas" w:cs="Consolas"/>
                      <w:b/>
                      <w:bCs/>
                      <w:color w:val="000080"/>
                      <w:sz w:val="12"/>
                      <w:highlight w:val="white"/>
                      <w:lang w:val="en-NZ" w:eastAsia="ko-KR"/>
                    </w:rPr>
                  </w:rPrChange>
                </w:rPr>
                <w:delText xml:space="preserve">{// R1 </w:delText>
              </w:r>
            </w:del>
          </w:p>
          <w:p w:rsidR="005C1F49" w:rsidRPr="007B7299" w:rsidDel="00526FD4" w:rsidRDefault="005C1F49" w:rsidP="007D7899">
            <w:pPr>
              <w:spacing w:line="2" w:lineRule="atLeast"/>
              <w:ind w:firstLineChars="100" w:firstLine="120"/>
              <w:jc w:val="left"/>
              <w:rPr>
                <w:del w:id="411" w:author="Zhenmin Li" w:date="2014-04-05T15:36:00Z"/>
                <w:rFonts w:ascii="Consolas" w:hAnsi="Consolas" w:cs="Consolas"/>
                <w:bCs/>
                <w:color w:val="0000FF"/>
                <w:sz w:val="12"/>
                <w:highlight w:val="white"/>
                <w:lang w:val="en-NZ" w:eastAsia="ko-KR"/>
                <w:rPrChange w:id="412" w:author="Zhenmin Li" w:date="2014-04-05T16:41:00Z">
                  <w:rPr>
                    <w:del w:id="413" w:author="Zhenmin Li" w:date="2014-04-05T15:36:00Z"/>
                    <w:rFonts w:ascii="Consolas" w:hAnsi="Consolas" w:cs="Consolas"/>
                    <w:color w:val="000000"/>
                    <w:sz w:val="12"/>
                    <w:highlight w:val="white"/>
                    <w:lang w:val="en-NZ" w:eastAsia="zh-CN"/>
                  </w:rPr>
                </w:rPrChange>
              </w:rPr>
            </w:pPr>
            <w:del w:id="414" w:author="Zhenmin Li" w:date="2014-04-05T15:36:00Z">
              <w:r w:rsidRPr="007B7299" w:rsidDel="00526FD4">
                <w:rPr>
                  <w:rFonts w:ascii="Consolas" w:hAnsi="Consolas" w:cs="Consolas"/>
                  <w:bCs/>
                  <w:color w:val="0000FF"/>
                  <w:sz w:val="12"/>
                  <w:highlight w:val="white"/>
                  <w:lang w:val="en-NZ" w:eastAsia="ko-KR"/>
                  <w:rPrChange w:id="415" w:author="Zhenmin Li" w:date="2014-04-05T16:41:00Z">
                    <w:rPr>
                      <w:rFonts w:ascii="Consolas" w:hAnsi="Consolas" w:cs="Consolas"/>
                      <w:color w:val="8000FF"/>
                      <w:sz w:val="12"/>
                      <w:highlight w:val="white"/>
                      <w:lang w:val="en-NZ" w:eastAsia="ko-KR"/>
                    </w:rPr>
                  </w:rPrChange>
                </w:rPr>
                <w:delText>int load = 0;</w:delText>
              </w:r>
            </w:del>
          </w:p>
          <w:p w:rsidR="005C1F49" w:rsidRPr="007B7299" w:rsidDel="00526FD4" w:rsidRDefault="005C1F49" w:rsidP="00ED59C4">
            <w:pPr>
              <w:spacing w:line="2" w:lineRule="atLeast"/>
              <w:ind w:firstLineChars="100" w:firstLine="120"/>
              <w:jc w:val="left"/>
              <w:rPr>
                <w:del w:id="416" w:author="Zhenmin Li" w:date="2014-04-05T15:36:00Z"/>
                <w:rFonts w:ascii="Consolas" w:hAnsi="Consolas" w:cs="Consolas"/>
                <w:bCs/>
                <w:color w:val="0000FF"/>
                <w:sz w:val="12"/>
                <w:highlight w:val="white"/>
                <w:lang w:val="en-NZ" w:eastAsia="ko-KR"/>
                <w:rPrChange w:id="417" w:author="Zhenmin Li" w:date="2014-04-05T16:41:00Z">
                  <w:rPr>
                    <w:del w:id="418" w:author="Zhenmin Li" w:date="2014-04-05T15:36:00Z"/>
                    <w:rFonts w:ascii="Consolas" w:hAnsi="Consolas" w:cs="Consolas"/>
                    <w:color w:val="000000"/>
                    <w:sz w:val="12"/>
                    <w:highlight w:val="white"/>
                    <w:lang w:val="en-NZ" w:eastAsia="ko-KR"/>
                  </w:rPr>
                </w:rPrChange>
              </w:rPr>
            </w:pPr>
            <w:del w:id="419" w:author="Zhenmin Li" w:date="2014-04-05T15:36:00Z">
              <w:r w:rsidRPr="007B7299" w:rsidDel="00526FD4">
                <w:rPr>
                  <w:rFonts w:ascii="Consolas" w:hAnsi="Consolas" w:cs="Consolas"/>
                  <w:bCs/>
                  <w:color w:val="0000FF"/>
                  <w:sz w:val="12"/>
                  <w:highlight w:val="white"/>
                  <w:lang w:val="en-NZ" w:eastAsia="ko-KR"/>
                  <w:rPrChange w:id="420" w:author="Zhenmin Li" w:date="2014-04-05T16:41:00Z">
                    <w:rPr>
                      <w:rFonts w:ascii="Consolas" w:hAnsi="Consolas" w:cs="Consolas"/>
                      <w:color w:val="008000"/>
                      <w:sz w:val="12"/>
                      <w:highlight w:val="white"/>
                      <w:lang w:val="en-NZ" w:eastAsia="ko-KR"/>
                    </w:rPr>
                  </w:rPrChange>
                </w:rPr>
                <w:delText>// the number of items on the conveyor</w:delText>
              </w:r>
            </w:del>
          </w:p>
          <w:p w:rsidR="005C1F49" w:rsidRPr="007B7299" w:rsidDel="00526FD4" w:rsidRDefault="005C1F49" w:rsidP="00ED59C4">
            <w:pPr>
              <w:spacing w:line="2" w:lineRule="atLeast"/>
              <w:ind w:firstLineChars="100" w:firstLine="120"/>
              <w:jc w:val="left"/>
              <w:rPr>
                <w:del w:id="421" w:author="Zhenmin Li" w:date="2014-04-05T15:36:00Z"/>
                <w:rFonts w:ascii="Consolas" w:hAnsi="Consolas" w:cs="Consolas"/>
                <w:bCs/>
                <w:color w:val="0000FF"/>
                <w:sz w:val="12"/>
                <w:highlight w:val="white"/>
                <w:lang w:val="en-NZ" w:eastAsia="ko-KR"/>
                <w:rPrChange w:id="422" w:author="Zhenmin Li" w:date="2014-04-05T16:41:00Z">
                  <w:rPr>
                    <w:del w:id="423" w:author="Zhenmin Li" w:date="2014-04-05T15:36:00Z"/>
                    <w:rFonts w:ascii="Consolas" w:hAnsi="Consolas" w:cs="Consolas"/>
                    <w:b/>
                    <w:bCs/>
                    <w:color w:val="000080"/>
                    <w:sz w:val="12"/>
                    <w:highlight w:val="white"/>
                    <w:lang w:val="en-NZ" w:eastAsia="ko-KR"/>
                  </w:rPr>
                </w:rPrChange>
              </w:rPr>
            </w:pPr>
            <w:del w:id="424" w:author="Zhenmin Li" w:date="2014-04-05T15:36:00Z">
              <w:r w:rsidRPr="007B7299" w:rsidDel="00526FD4">
                <w:rPr>
                  <w:rFonts w:ascii="Consolas" w:hAnsi="Consolas" w:cs="Consolas"/>
                  <w:bCs/>
                  <w:color w:val="0000FF"/>
                  <w:sz w:val="12"/>
                  <w:highlight w:val="white"/>
                  <w:lang w:val="en-NZ" w:eastAsia="ko-KR"/>
                  <w:rPrChange w:id="425" w:author="Zhenmin Li" w:date="2014-04-05T16:41:00Z">
                    <w:rPr>
                      <w:rFonts w:ascii="Consolas" w:hAnsi="Consolas" w:cs="Consolas"/>
                      <w:color w:val="8000FF"/>
                      <w:sz w:val="12"/>
                      <w:highlight w:val="white"/>
                      <w:lang w:val="en-NZ" w:eastAsia="ko-KR"/>
                    </w:rPr>
                  </w:rPrChange>
                </w:rPr>
                <w:delText>int CAPACITY = 10;</w:delText>
              </w:r>
            </w:del>
          </w:p>
          <w:p w:rsidR="005C1F49" w:rsidRPr="007B7299" w:rsidDel="00526FD4" w:rsidRDefault="005C1F49" w:rsidP="00E77BA1">
            <w:pPr>
              <w:spacing w:line="2" w:lineRule="atLeast"/>
              <w:ind w:firstLineChars="100" w:firstLine="120"/>
              <w:jc w:val="left"/>
              <w:rPr>
                <w:del w:id="426" w:author="Zhenmin Li" w:date="2014-04-05T15:36:00Z"/>
                <w:rFonts w:ascii="Consolas" w:hAnsi="Consolas" w:cs="Consolas"/>
                <w:bCs/>
                <w:color w:val="0000FF"/>
                <w:sz w:val="12"/>
                <w:highlight w:val="white"/>
                <w:lang w:val="en-NZ" w:eastAsia="ko-KR"/>
                <w:rPrChange w:id="427" w:author="Zhenmin Li" w:date="2014-04-05T16:41:00Z">
                  <w:rPr>
                    <w:del w:id="428" w:author="Zhenmin Li" w:date="2014-04-05T15:36:00Z"/>
                    <w:rFonts w:ascii="Consolas" w:hAnsi="Consolas" w:cs="Consolas"/>
                    <w:b/>
                    <w:bCs/>
                    <w:color w:val="0000FF"/>
                    <w:sz w:val="12"/>
                    <w:highlight w:val="white"/>
                    <w:lang w:val="en-NZ" w:eastAsia="zh-CN"/>
                  </w:rPr>
                </w:rPrChange>
              </w:rPr>
            </w:pPr>
            <w:del w:id="429" w:author="Zhenmin Li" w:date="2014-04-05T15:36:00Z">
              <w:r w:rsidRPr="007B7299" w:rsidDel="00526FD4">
                <w:rPr>
                  <w:rFonts w:ascii="Consolas" w:hAnsi="Consolas" w:cs="Consolas"/>
                  <w:bCs/>
                  <w:color w:val="0000FF"/>
                  <w:sz w:val="12"/>
                  <w:highlight w:val="white"/>
                  <w:lang w:val="en-NZ" w:eastAsia="ko-KR"/>
                  <w:rPrChange w:id="430" w:author="Zhenmin Li" w:date="2014-04-05T16:41:00Z">
                    <w:rPr>
                      <w:rFonts w:ascii="Consolas" w:hAnsi="Consolas" w:cs="Consolas"/>
                      <w:b/>
                      <w:bCs/>
                      <w:color w:val="0000FF"/>
                      <w:sz w:val="12"/>
                      <w:highlight w:val="white"/>
                      <w:lang w:val="en-NZ" w:eastAsia="zh-CN"/>
                    </w:rPr>
                  </w:rPrChange>
                </w:rPr>
                <w:delText>while(true){</w:delText>
              </w:r>
            </w:del>
          </w:p>
          <w:p w:rsidR="005C1F49" w:rsidRPr="007B7299" w:rsidDel="00526FD4" w:rsidRDefault="005C1F49">
            <w:pPr>
              <w:spacing w:line="2" w:lineRule="atLeast"/>
              <w:ind w:firstLineChars="200" w:firstLine="240"/>
              <w:jc w:val="left"/>
              <w:rPr>
                <w:del w:id="431" w:author="Zhenmin Li" w:date="2014-04-05T15:36:00Z"/>
                <w:rFonts w:ascii="Consolas" w:hAnsi="Consolas" w:cs="Consolas"/>
                <w:bCs/>
                <w:color w:val="0000FF"/>
                <w:sz w:val="12"/>
                <w:highlight w:val="white"/>
                <w:lang w:val="en-NZ" w:eastAsia="ko-KR"/>
                <w:rPrChange w:id="432" w:author="Zhenmin Li" w:date="2014-04-05T16:41:00Z">
                  <w:rPr>
                    <w:del w:id="433" w:author="Zhenmin Li" w:date="2014-04-05T15:36:00Z"/>
                    <w:rFonts w:ascii="Consolas" w:hAnsi="Consolas" w:cs="Consolas"/>
                    <w:color w:val="000000"/>
                    <w:sz w:val="12"/>
                    <w:highlight w:val="white"/>
                    <w:lang w:val="en-NZ" w:eastAsia="ko-KR"/>
                  </w:rPr>
                </w:rPrChange>
              </w:rPr>
            </w:pPr>
            <w:del w:id="434" w:author="Zhenmin Li" w:date="2014-04-05T15:36:00Z">
              <w:r w:rsidRPr="007B7299" w:rsidDel="00526FD4">
                <w:rPr>
                  <w:rFonts w:ascii="Consolas" w:hAnsi="Consolas" w:cs="Consolas"/>
                  <w:bCs/>
                  <w:color w:val="0000FF"/>
                  <w:sz w:val="12"/>
                  <w:highlight w:val="white"/>
                  <w:lang w:val="en-NZ" w:eastAsia="ko-KR"/>
                  <w:rPrChange w:id="435" w:author="Zhenmin Li" w:date="2014-04-05T16:41:00Z">
                    <w:rPr>
                      <w:rFonts w:ascii="Consolas" w:hAnsi="Consolas" w:cs="Consolas"/>
                      <w:color w:val="008000"/>
                      <w:sz w:val="12"/>
                      <w:highlight w:val="white"/>
                      <w:lang w:val="en-NZ" w:eastAsia="ko-KR"/>
                    </w:rPr>
                  </w:rPrChange>
                </w:rPr>
                <w:delText>// increment counter if new item is placed.</w:delText>
              </w:r>
            </w:del>
          </w:p>
          <w:p w:rsidR="005C1F49" w:rsidRPr="007B7299" w:rsidDel="00526FD4" w:rsidRDefault="005C1F49">
            <w:pPr>
              <w:spacing w:line="2" w:lineRule="atLeast"/>
              <w:ind w:firstLineChars="200" w:firstLine="240"/>
              <w:jc w:val="left"/>
              <w:rPr>
                <w:del w:id="436" w:author="Zhenmin Li" w:date="2014-04-05T15:36:00Z"/>
                <w:rFonts w:ascii="Consolas" w:hAnsi="Consolas" w:cs="Consolas"/>
                <w:bCs/>
                <w:color w:val="0000FF"/>
                <w:sz w:val="12"/>
                <w:highlight w:val="white"/>
                <w:lang w:val="en-NZ" w:eastAsia="ko-KR"/>
                <w:rPrChange w:id="437" w:author="Zhenmin Li" w:date="2014-04-05T16:41:00Z">
                  <w:rPr>
                    <w:del w:id="438" w:author="Zhenmin Li" w:date="2014-04-05T15:36:00Z"/>
                    <w:rFonts w:ascii="Consolas" w:hAnsi="Consolas" w:cs="Consolas"/>
                    <w:color w:val="000000"/>
                    <w:sz w:val="12"/>
                    <w:highlight w:val="white"/>
                    <w:lang w:val="en-NZ" w:eastAsia="ko-KR"/>
                  </w:rPr>
                </w:rPrChange>
              </w:rPr>
            </w:pPr>
            <w:del w:id="439" w:author="Zhenmin Li" w:date="2014-04-05T15:36:00Z">
              <w:r w:rsidRPr="007B7299" w:rsidDel="00526FD4">
                <w:rPr>
                  <w:rFonts w:ascii="Consolas" w:hAnsi="Consolas" w:cs="Consolas"/>
                  <w:bCs/>
                  <w:color w:val="0000FF"/>
                  <w:sz w:val="12"/>
                  <w:highlight w:val="white"/>
                  <w:lang w:val="en-NZ" w:eastAsia="ko-KR"/>
                  <w:rPrChange w:id="440" w:author="Zhenmin Li" w:date="2014-04-05T16:41:00Z">
                    <w:rPr>
                      <w:rFonts w:ascii="Consolas" w:hAnsi="Consolas" w:cs="Consolas"/>
                      <w:color w:val="000000"/>
                      <w:sz w:val="12"/>
                      <w:highlight w:val="white"/>
                      <w:lang w:val="en-NZ" w:eastAsia="ko-KR"/>
                    </w:rPr>
                  </w:rPrChange>
                </w:rPr>
                <w:delText>present(NEW_ITEM) ++load;</w:delText>
              </w:r>
            </w:del>
          </w:p>
          <w:p w:rsidR="007D7899" w:rsidRPr="007B7299" w:rsidDel="00526FD4" w:rsidRDefault="005C1F49">
            <w:pPr>
              <w:spacing w:line="2" w:lineRule="atLeast"/>
              <w:ind w:firstLineChars="200" w:firstLine="240"/>
              <w:jc w:val="left"/>
              <w:rPr>
                <w:del w:id="441" w:author="Zhenmin Li" w:date="2014-04-05T15:36:00Z"/>
                <w:rFonts w:ascii="Consolas" w:hAnsi="Consolas" w:cs="Consolas"/>
                <w:bCs/>
                <w:color w:val="0000FF"/>
                <w:sz w:val="12"/>
                <w:highlight w:val="white"/>
                <w:lang w:val="en-NZ" w:eastAsia="ko-KR"/>
                <w:rPrChange w:id="442" w:author="Zhenmin Li" w:date="2014-04-05T16:41:00Z">
                  <w:rPr>
                    <w:del w:id="443" w:author="Zhenmin Li" w:date="2014-04-05T15:36:00Z"/>
                    <w:rFonts w:ascii="Consolas" w:hAnsi="Consolas" w:cs="Consolas"/>
                    <w:color w:val="008000"/>
                    <w:sz w:val="12"/>
                    <w:highlight w:val="white"/>
                    <w:lang w:val="en-NZ" w:eastAsia="zh-CN"/>
                  </w:rPr>
                </w:rPrChange>
              </w:rPr>
            </w:pPr>
            <w:del w:id="444" w:author="Zhenmin Li" w:date="2014-04-05T15:36:00Z">
              <w:r w:rsidRPr="007B7299" w:rsidDel="00526FD4">
                <w:rPr>
                  <w:rFonts w:ascii="Consolas" w:hAnsi="Consolas" w:cs="Consolas"/>
                  <w:bCs/>
                  <w:color w:val="0000FF"/>
                  <w:sz w:val="12"/>
                  <w:highlight w:val="white"/>
                  <w:lang w:val="en-NZ" w:eastAsia="ko-KR"/>
                  <w:rPrChange w:id="445" w:author="Zhenmin Li" w:date="2014-04-05T16:41:00Z">
                    <w:rPr>
                      <w:rFonts w:ascii="Consolas" w:hAnsi="Consolas" w:cs="Consolas"/>
                      <w:color w:val="008000"/>
                      <w:sz w:val="12"/>
                      <w:highlight w:val="white"/>
                      <w:lang w:val="en-NZ" w:eastAsia="ko-KR"/>
                    </w:rPr>
                  </w:rPrChange>
                </w:rPr>
                <w:delText>// decrement the counter if an item is removed</w:delText>
              </w:r>
            </w:del>
          </w:p>
          <w:p w:rsidR="005C1F49" w:rsidRPr="007B7299" w:rsidDel="00526FD4" w:rsidRDefault="00772F4A">
            <w:pPr>
              <w:spacing w:line="2" w:lineRule="atLeast"/>
              <w:ind w:firstLineChars="200" w:firstLine="240"/>
              <w:jc w:val="left"/>
              <w:rPr>
                <w:del w:id="446" w:author="Zhenmin Li" w:date="2014-04-05T15:36:00Z"/>
                <w:rFonts w:ascii="Consolas" w:hAnsi="Consolas" w:cs="Consolas"/>
                <w:bCs/>
                <w:color w:val="0000FF"/>
                <w:sz w:val="12"/>
                <w:highlight w:val="white"/>
                <w:lang w:val="en-NZ" w:eastAsia="ko-KR"/>
                <w:rPrChange w:id="447" w:author="Zhenmin Li" w:date="2014-04-05T16:41:00Z">
                  <w:rPr>
                    <w:del w:id="448" w:author="Zhenmin Li" w:date="2014-04-05T15:36:00Z"/>
                    <w:rFonts w:ascii="Consolas" w:hAnsi="Consolas" w:cs="Consolas"/>
                    <w:color w:val="000000"/>
                    <w:sz w:val="12"/>
                    <w:highlight w:val="white"/>
                    <w:lang w:val="en-NZ" w:eastAsia="zh-CN"/>
                  </w:rPr>
                </w:rPrChange>
              </w:rPr>
            </w:pPr>
            <w:del w:id="449" w:author="Zhenmin Li" w:date="2014-04-05T15:36:00Z">
              <w:r w:rsidRPr="007B7299" w:rsidDel="00526FD4">
                <w:rPr>
                  <w:rFonts w:ascii="Consolas" w:hAnsi="Consolas" w:cs="Consolas"/>
                  <w:bCs/>
                  <w:color w:val="0000FF"/>
                  <w:sz w:val="12"/>
                  <w:highlight w:val="white"/>
                  <w:lang w:val="en-NZ" w:eastAsia="ko-KR"/>
                  <w:rPrChange w:id="450" w:author="Zhenmin Li" w:date="2014-04-05T16:41:00Z">
                    <w:rPr>
                      <w:rFonts w:ascii="Consolas" w:hAnsi="Consolas" w:cs="Consolas"/>
                      <w:color w:val="000000"/>
                      <w:sz w:val="12"/>
                      <w:highlight w:val="white"/>
                      <w:lang w:val="en-NZ" w:eastAsia="zh-CN"/>
                    </w:rPr>
                  </w:rPrChange>
                </w:rPr>
                <w:delText>present</w:delText>
              </w:r>
              <w:r w:rsidR="00310C22" w:rsidRPr="007B7299" w:rsidDel="00526FD4">
                <w:rPr>
                  <w:rFonts w:ascii="Consolas" w:hAnsi="Consolas" w:cs="Consolas"/>
                  <w:bCs/>
                  <w:color w:val="0000FF"/>
                  <w:sz w:val="12"/>
                  <w:highlight w:val="white"/>
                  <w:lang w:val="en-NZ" w:eastAsia="ko-KR"/>
                  <w:rPrChange w:id="451" w:author="Zhenmin Li" w:date="2014-04-05T16:41:00Z">
                    <w:rPr>
                      <w:rFonts w:ascii="Consolas" w:hAnsi="Consolas" w:cs="Consolas"/>
                      <w:color w:val="000000"/>
                      <w:sz w:val="12"/>
                      <w:highlight w:val="white"/>
                      <w:lang w:val="en-NZ" w:eastAsia="zh-CN"/>
                    </w:rPr>
                  </w:rPrChange>
                </w:rPr>
                <w:delText>(</w:delText>
              </w:r>
              <w:r w:rsidRPr="007B7299" w:rsidDel="00526FD4">
                <w:rPr>
                  <w:rFonts w:ascii="Consolas" w:hAnsi="Consolas" w:cs="Consolas"/>
                  <w:bCs/>
                  <w:color w:val="0000FF"/>
                  <w:sz w:val="12"/>
                  <w:highlight w:val="white"/>
                  <w:lang w:val="en-NZ" w:eastAsia="ko-KR"/>
                  <w:rPrChange w:id="452" w:author="Zhenmin Li" w:date="2014-04-05T16:41:00Z">
                    <w:rPr>
                      <w:rFonts w:ascii="Consolas" w:hAnsi="Consolas" w:cs="Consolas"/>
                      <w:color w:val="000000"/>
                      <w:sz w:val="12"/>
                      <w:highlight w:val="white"/>
                      <w:lang w:val="en-NZ" w:eastAsia="zh-CN"/>
                    </w:rPr>
                  </w:rPrChange>
                </w:rPr>
                <w:delText>itempicked</w:delText>
              </w:r>
              <w:r w:rsidR="00310C22" w:rsidRPr="007B7299" w:rsidDel="00526FD4">
                <w:rPr>
                  <w:rFonts w:ascii="Consolas" w:hAnsi="Consolas" w:cs="Consolas"/>
                  <w:bCs/>
                  <w:color w:val="0000FF"/>
                  <w:sz w:val="12"/>
                  <w:highlight w:val="white"/>
                  <w:lang w:val="en-NZ" w:eastAsia="ko-KR"/>
                  <w:rPrChange w:id="453" w:author="Zhenmin Li" w:date="2014-04-05T16:41:00Z">
                    <w:rPr>
                      <w:rFonts w:ascii="Consolas" w:hAnsi="Consolas" w:cs="Consolas"/>
                      <w:color w:val="000000"/>
                      <w:sz w:val="12"/>
                      <w:highlight w:val="white"/>
                      <w:lang w:val="en-NZ" w:eastAsia="zh-CN"/>
                    </w:rPr>
                  </w:rPrChange>
                </w:rPr>
                <w:delText xml:space="preserve">) </w:delText>
              </w:r>
              <w:r w:rsidR="005C1F49" w:rsidRPr="007B7299" w:rsidDel="00526FD4">
                <w:rPr>
                  <w:rFonts w:ascii="Consolas" w:hAnsi="Consolas" w:cs="Consolas"/>
                  <w:bCs/>
                  <w:color w:val="0000FF"/>
                  <w:sz w:val="12"/>
                  <w:highlight w:val="white"/>
                  <w:lang w:val="en-NZ" w:eastAsia="ko-KR"/>
                  <w:rPrChange w:id="454" w:author="Zhenmin Li" w:date="2014-04-05T16:41:00Z">
                    <w:rPr>
                      <w:rFonts w:ascii="Consolas" w:hAnsi="Consolas" w:cs="Consolas"/>
                      <w:b/>
                      <w:bCs/>
                      <w:color w:val="000080"/>
                      <w:sz w:val="12"/>
                      <w:highlight w:val="white"/>
                      <w:lang w:val="en-NZ" w:eastAsia="ko-KR"/>
                    </w:rPr>
                  </w:rPrChange>
                </w:rPr>
                <w:delText>--load;</w:delText>
              </w:r>
            </w:del>
          </w:p>
          <w:p w:rsidR="005C1F49" w:rsidRPr="007B7299" w:rsidDel="00526FD4" w:rsidRDefault="005C1F49">
            <w:pPr>
              <w:spacing w:line="2" w:lineRule="atLeast"/>
              <w:ind w:firstLineChars="200" w:firstLine="240"/>
              <w:jc w:val="left"/>
              <w:rPr>
                <w:del w:id="455" w:author="Zhenmin Li" w:date="2014-04-05T15:36:00Z"/>
                <w:rFonts w:ascii="Consolas" w:hAnsi="Consolas" w:cs="Consolas"/>
                <w:bCs/>
                <w:color w:val="0000FF"/>
                <w:sz w:val="12"/>
                <w:highlight w:val="white"/>
                <w:lang w:val="en-NZ" w:eastAsia="ko-KR"/>
                <w:rPrChange w:id="456" w:author="Zhenmin Li" w:date="2014-04-05T16:41:00Z">
                  <w:rPr>
                    <w:del w:id="457" w:author="Zhenmin Li" w:date="2014-04-05T15:36:00Z"/>
                    <w:rFonts w:ascii="Consolas" w:hAnsi="Consolas" w:cs="Consolas"/>
                    <w:color w:val="000000"/>
                    <w:sz w:val="12"/>
                    <w:highlight w:val="white"/>
                    <w:lang w:val="en-NZ" w:eastAsia="zh-CN"/>
                  </w:rPr>
                </w:rPrChange>
              </w:rPr>
              <w:pPrChange w:id="458" w:author="Zhenmin Li" w:date="2014-04-05T16:41:00Z">
                <w:pPr>
                  <w:spacing w:line="2" w:lineRule="atLeast"/>
                  <w:ind w:firstLineChars="200" w:firstLine="241"/>
                  <w:jc w:val="left"/>
                </w:pPr>
              </w:pPrChange>
            </w:pPr>
            <w:del w:id="459" w:author="Zhenmin Li" w:date="2014-04-05T15:36:00Z">
              <w:r w:rsidRPr="007B7299" w:rsidDel="00526FD4">
                <w:rPr>
                  <w:rFonts w:ascii="Consolas" w:hAnsi="Consolas" w:cs="Consolas"/>
                  <w:bCs/>
                  <w:color w:val="0000FF"/>
                  <w:sz w:val="12"/>
                  <w:highlight w:val="white"/>
                  <w:lang w:val="en-NZ" w:eastAsia="ko-KR"/>
                  <w:rPrChange w:id="460" w:author="Zhenmin Li" w:date="2014-04-05T16:41:00Z">
                    <w:rPr>
                      <w:rFonts w:ascii="Consolas" w:hAnsi="Consolas" w:cs="Consolas"/>
                      <w:b/>
                      <w:bCs/>
                      <w:color w:val="0000FF"/>
                      <w:sz w:val="12"/>
                      <w:highlight w:val="white"/>
                      <w:lang w:val="en-NZ" w:eastAsia="ko-KR"/>
                    </w:rPr>
                  </w:rPrChange>
                </w:rPr>
                <w:delText>if (load &gt;= CAPACITY) emit STOP_LOADER;</w:delText>
              </w:r>
            </w:del>
          </w:p>
          <w:p w:rsidR="005C1F49" w:rsidRPr="007B7299" w:rsidDel="00526FD4" w:rsidRDefault="005C1F49">
            <w:pPr>
              <w:spacing w:line="2" w:lineRule="atLeast"/>
              <w:ind w:firstLineChars="200" w:firstLine="240"/>
              <w:jc w:val="left"/>
              <w:rPr>
                <w:del w:id="461" w:author="Zhenmin Li" w:date="2014-04-05T15:36:00Z"/>
                <w:rFonts w:ascii="Consolas" w:hAnsi="Consolas" w:cs="Consolas"/>
                <w:bCs/>
                <w:color w:val="0000FF"/>
                <w:sz w:val="12"/>
                <w:highlight w:val="white"/>
                <w:lang w:val="en-NZ" w:eastAsia="ko-KR"/>
                <w:rPrChange w:id="462" w:author="Zhenmin Li" w:date="2014-04-05T16:41:00Z">
                  <w:rPr>
                    <w:del w:id="463" w:author="Zhenmin Li" w:date="2014-04-05T15:36:00Z"/>
                    <w:rFonts w:ascii="Consolas" w:hAnsi="Consolas" w:cs="Consolas"/>
                    <w:b/>
                    <w:bCs/>
                    <w:color w:val="000080"/>
                    <w:sz w:val="12"/>
                    <w:highlight w:val="white"/>
                    <w:lang w:val="en-NZ" w:eastAsia="ko-KR"/>
                  </w:rPr>
                </w:rPrChange>
              </w:rPr>
            </w:pPr>
            <w:del w:id="464" w:author="Zhenmin Li" w:date="2014-04-05T15:36:00Z">
              <w:r w:rsidRPr="007B7299" w:rsidDel="00526FD4">
                <w:rPr>
                  <w:rFonts w:ascii="Consolas" w:hAnsi="Consolas" w:cs="Consolas"/>
                  <w:bCs/>
                  <w:color w:val="0000FF"/>
                  <w:sz w:val="12"/>
                  <w:highlight w:val="white"/>
                  <w:lang w:val="en-NZ" w:eastAsia="ko-KR"/>
                  <w:rPrChange w:id="465" w:author="Zhenmin Li" w:date="2014-04-05T16:41:00Z">
                    <w:rPr>
                      <w:rFonts w:ascii="Consolas" w:hAnsi="Consolas" w:cs="Consolas"/>
                      <w:color w:val="000000"/>
                      <w:sz w:val="12"/>
                      <w:highlight w:val="white"/>
                      <w:lang w:val="en-NZ" w:eastAsia="ko-KR"/>
                    </w:rPr>
                  </w:rPrChange>
                </w:rPr>
                <w:delText>present(ITEM_READYTOPICK)</w:delText>
              </w:r>
              <w:r w:rsidR="00EC473F" w:rsidRPr="007B7299" w:rsidDel="00526FD4">
                <w:rPr>
                  <w:rFonts w:ascii="Consolas" w:hAnsi="Consolas" w:cs="Consolas"/>
                  <w:bCs/>
                  <w:color w:val="0000FF"/>
                  <w:sz w:val="12"/>
                  <w:highlight w:val="white"/>
                  <w:lang w:val="en-NZ" w:eastAsia="ko-KR"/>
                  <w:rPrChange w:id="466" w:author="Zhenmin Li" w:date="2014-04-05T16:41:00Z">
                    <w:rPr>
                      <w:rFonts w:ascii="Consolas" w:hAnsi="Consolas" w:cs="Consolas"/>
                      <w:b/>
                      <w:bCs/>
                      <w:color w:val="000080"/>
                      <w:sz w:val="12"/>
                      <w:highlight w:val="white"/>
                      <w:lang w:val="en-NZ" w:eastAsia="zh-CN"/>
                    </w:rPr>
                  </w:rPrChange>
                </w:rPr>
                <w:delText xml:space="preserve"> </w:delText>
              </w:r>
              <w:r w:rsidRPr="007B7299" w:rsidDel="00526FD4">
                <w:rPr>
                  <w:rFonts w:ascii="Consolas" w:hAnsi="Consolas" w:cs="Consolas"/>
                  <w:bCs/>
                  <w:color w:val="0000FF"/>
                  <w:sz w:val="12"/>
                  <w:highlight w:val="white"/>
                  <w:lang w:val="en-NZ" w:eastAsia="ko-KR"/>
                  <w:rPrChange w:id="467" w:author="Zhenmin Li" w:date="2014-04-05T16:41:00Z">
                    <w:rPr>
                      <w:rFonts w:ascii="Consolas" w:hAnsi="Consolas" w:cs="Consolas"/>
                      <w:b/>
                      <w:bCs/>
                      <w:color w:val="0000FF"/>
                      <w:sz w:val="12"/>
                      <w:highlight w:val="white"/>
                      <w:lang w:val="en-NZ" w:eastAsia="zh-CN"/>
                    </w:rPr>
                  </w:rPrChange>
                </w:rPr>
                <w:delText>{emit STOP_CONVEYOR;}</w:delText>
              </w:r>
            </w:del>
          </w:p>
          <w:p w:rsidR="005C1F49" w:rsidRPr="007B7299" w:rsidDel="00526FD4" w:rsidRDefault="005C1F49">
            <w:pPr>
              <w:spacing w:line="2" w:lineRule="atLeast"/>
              <w:ind w:firstLineChars="200" w:firstLine="240"/>
              <w:jc w:val="left"/>
              <w:rPr>
                <w:del w:id="468" w:author="Zhenmin Li" w:date="2014-04-05T15:36:00Z"/>
                <w:rFonts w:ascii="Consolas" w:hAnsi="Consolas" w:cs="Consolas"/>
                <w:bCs/>
                <w:color w:val="0000FF"/>
                <w:sz w:val="12"/>
                <w:highlight w:val="white"/>
                <w:lang w:val="en-NZ" w:eastAsia="ko-KR"/>
                <w:rPrChange w:id="469" w:author="Zhenmin Li" w:date="2014-04-05T16:41:00Z">
                  <w:rPr>
                    <w:del w:id="470" w:author="Zhenmin Li" w:date="2014-04-05T15:36:00Z"/>
                    <w:rFonts w:ascii="Consolas" w:hAnsi="Consolas" w:cs="Consolas"/>
                    <w:color w:val="000000"/>
                    <w:sz w:val="12"/>
                    <w:highlight w:val="white"/>
                    <w:lang w:val="en-NZ" w:eastAsia="ko-KR"/>
                  </w:rPr>
                </w:rPrChange>
              </w:rPr>
              <w:pPrChange w:id="471" w:author="Zhenmin Li" w:date="2014-04-05T16:41:00Z">
                <w:pPr>
                  <w:spacing w:line="2" w:lineRule="atLeast"/>
                  <w:ind w:firstLineChars="200" w:firstLine="241"/>
                  <w:jc w:val="left"/>
                </w:pPr>
              </w:pPrChange>
            </w:pPr>
            <w:del w:id="472" w:author="Zhenmin Li" w:date="2014-04-05T15:36:00Z">
              <w:r w:rsidRPr="007B7299" w:rsidDel="00526FD4">
                <w:rPr>
                  <w:rFonts w:ascii="Consolas" w:hAnsi="Consolas" w:cs="Consolas"/>
                  <w:bCs/>
                  <w:color w:val="0000FF"/>
                  <w:sz w:val="12"/>
                  <w:highlight w:val="white"/>
                  <w:lang w:val="en-NZ" w:eastAsia="ko-KR"/>
                  <w:rPrChange w:id="473" w:author="Zhenmin Li" w:date="2014-04-05T16:41:00Z">
                    <w:rPr>
                      <w:rFonts w:ascii="Consolas" w:hAnsi="Consolas" w:cs="Consolas"/>
                      <w:b/>
                      <w:bCs/>
                      <w:color w:val="0000FF"/>
                      <w:sz w:val="12"/>
                      <w:highlight w:val="white"/>
                      <w:lang w:val="en-NZ" w:eastAsia="ko-KR"/>
                    </w:rPr>
                  </w:rPrChange>
                </w:rPr>
                <w:delText>else{emit MOVE_CONVEYOR;}</w:delText>
              </w:r>
            </w:del>
          </w:p>
          <w:p w:rsidR="005C1F49" w:rsidRPr="007B7299" w:rsidDel="00526FD4" w:rsidRDefault="005C1F49" w:rsidP="00ED59C4">
            <w:pPr>
              <w:spacing w:line="2" w:lineRule="atLeast"/>
              <w:jc w:val="left"/>
              <w:rPr>
                <w:del w:id="474" w:author="Zhenmin Li" w:date="2014-04-05T15:36:00Z"/>
                <w:rFonts w:ascii="Consolas" w:hAnsi="Consolas" w:cs="Consolas"/>
                <w:bCs/>
                <w:color w:val="0000FF"/>
                <w:sz w:val="12"/>
                <w:highlight w:val="white"/>
                <w:lang w:val="en-NZ" w:eastAsia="ko-KR"/>
                <w:rPrChange w:id="475" w:author="Zhenmin Li" w:date="2014-04-05T16:41:00Z">
                  <w:rPr>
                    <w:del w:id="476" w:author="Zhenmin Li" w:date="2014-04-05T15:36:00Z"/>
                    <w:rFonts w:ascii="Consolas" w:hAnsi="Consolas" w:cs="Consolas"/>
                    <w:color w:val="000000"/>
                    <w:sz w:val="12"/>
                    <w:highlight w:val="white"/>
                    <w:lang w:val="en-NZ" w:eastAsia="ko-KR"/>
                  </w:rPr>
                </w:rPrChange>
              </w:rPr>
            </w:pPr>
            <w:del w:id="477" w:author="Zhenmin Li" w:date="2014-04-05T15:36:00Z">
              <w:r w:rsidRPr="007B7299" w:rsidDel="00526FD4">
                <w:rPr>
                  <w:rFonts w:ascii="Consolas" w:hAnsi="Consolas" w:cs="Consolas"/>
                  <w:bCs/>
                  <w:color w:val="0000FF"/>
                  <w:sz w:val="12"/>
                  <w:highlight w:val="white"/>
                  <w:lang w:val="en-NZ" w:eastAsia="ko-KR"/>
                  <w:rPrChange w:id="478" w:author="Zhenmin Li" w:date="2014-04-05T16:41:00Z">
                    <w:rPr>
                      <w:rFonts w:ascii="Consolas" w:hAnsi="Consolas" w:cs="Consolas"/>
                      <w:color w:val="000000"/>
                      <w:sz w:val="12"/>
                      <w:highlight w:val="white"/>
                      <w:lang w:val="en-NZ" w:eastAsia="ko-KR"/>
                    </w:rPr>
                  </w:rPrChange>
                </w:rPr>
                <w:delText xml:space="preserve">    pause;</w:delText>
              </w:r>
            </w:del>
          </w:p>
          <w:p w:rsidR="005C1F49" w:rsidRPr="007B7299" w:rsidDel="00526FD4" w:rsidRDefault="00084904" w:rsidP="00084904">
            <w:pPr>
              <w:spacing w:line="2" w:lineRule="atLeast"/>
              <w:ind w:firstLineChars="100" w:firstLine="120"/>
              <w:jc w:val="left"/>
              <w:rPr>
                <w:del w:id="479" w:author="Zhenmin Li" w:date="2014-04-05T15:36:00Z"/>
                <w:rFonts w:ascii="Consolas" w:hAnsi="Consolas" w:cs="Consolas"/>
                <w:bCs/>
                <w:color w:val="0000FF"/>
                <w:sz w:val="12"/>
                <w:highlight w:val="white"/>
                <w:lang w:val="en-NZ" w:eastAsia="ko-KR"/>
                <w:rPrChange w:id="480" w:author="Zhenmin Li" w:date="2014-04-05T16:41:00Z">
                  <w:rPr>
                    <w:del w:id="481" w:author="Zhenmin Li" w:date="2014-04-05T15:36:00Z"/>
                    <w:rFonts w:ascii="Consolas" w:hAnsi="Consolas" w:cs="Consolas"/>
                    <w:color w:val="000000"/>
                    <w:sz w:val="12"/>
                    <w:highlight w:val="white"/>
                    <w:lang w:val="en-NZ" w:eastAsia="zh-CN"/>
                  </w:rPr>
                </w:rPrChange>
              </w:rPr>
            </w:pPr>
            <w:del w:id="482" w:author="Zhenmin Li" w:date="2014-04-05T15:36:00Z">
              <w:r w:rsidRPr="007B7299" w:rsidDel="00526FD4">
                <w:rPr>
                  <w:rFonts w:ascii="Consolas" w:hAnsi="Consolas" w:cs="Consolas"/>
                  <w:bCs/>
                  <w:color w:val="0000FF"/>
                  <w:sz w:val="12"/>
                  <w:highlight w:val="white"/>
                  <w:lang w:val="en-NZ" w:eastAsia="ko-KR"/>
                  <w:rPrChange w:id="483" w:author="Zhenmin Li" w:date="2014-04-05T16:41:00Z">
                    <w:rPr>
                      <w:rFonts w:ascii="Consolas" w:hAnsi="Consolas" w:cs="Consolas"/>
                      <w:b/>
                      <w:bCs/>
                      <w:color w:val="000080"/>
                      <w:sz w:val="12"/>
                      <w:highlight w:val="white"/>
                      <w:lang w:val="en-NZ" w:eastAsia="ko-KR"/>
                    </w:rPr>
                  </w:rPrChange>
                </w:rPr>
                <w:delText>}</w:delText>
              </w:r>
              <w:r w:rsidR="005C1F49" w:rsidRPr="007B7299" w:rsidDel="00526FD4">
                <w:rPr>
                  <w:rFonts w:ascii="Consolas" w:hAnsi="Consolas" w:cs="Consolas"/>
                  <w:bCs/>
                  <w:color w:val="0000FF"/>
                  <w:sz w:val="12"/>
                  <w:highlight w:val="white"/>
                  <w:lang w:val="en-NZ" w:eastAsia="ko-KR"/>
                  <w:rPrChange w:id="484" w:author="Zhenmin Li" w:date="2014-04-05T16:41:00Z">
                    <w:rPr>
                      <w:rFonts w:ascii="Consolas" w:hAnsi="Consolas" w:cs="Consolas"/>
                      <w:b/>
                      <w:bCs/>
                      <w:color w:val="000080"/>
                      <w:sz w:val="12"/>
                      <w:highlight w:val="white"/>
                      <w:lang w:val="en-NZ" w:eastAsia="ko-KR"/>
                    </w:rPr>
                  </w:rPrChange>
                </w:rPr>
                <w:delText>}</w:delText>
              </w:r>
            </w:del>
          </w:p>
          <w:p w:rsidR="005C1F49" w:rsidRPr="007B7299" w:rsidDel="00526FD4" w:rsidRDefault="005C1F49" w:rsidP="00ED59C4">
            <w:pPr>
              <w:spacing w:line="2" w:lineRule="atLeast"/>
              <w:ind w:firstLineChars="100" w:firstLine="120"/>
              <w:jc w:val="left"/>
              <w:rPr>
                <w:del w:id="485" w:author="Zhenmin Li" w:date="2014-04-05T15:36:00Z"/>
                <w:rFonts w:ascii="Consolas" w:hAnsi="Consolas" w:cs="Consolas"/>
                <w:bCs/>
                <w:color w:val="0000FF"/>
                <w:sz w:val="12"/>
                <w:highlight w:val="white"/>
                <w:lang w:val="en-NZ" w:eastAsia="ko-KR"/>
                <w:rPrChange w:id="486" w:author="Zhenmin Li" w:date="2014-04-05T16:41:00Z">
                  <w:rPr>
                    <w:del w:id="487" w:author="Zhenmin Li" w:date="2014-04-05T15:36:00Z"/>
                    <w:rFonts w:ascii="Consolas" w:hAnsi="Consolas" w:cs="Consolas"/>
                    <w:color w:val="000000"/>
                    <w:sz w:val="12"/>
                    <w:highlight w:val="white"/>
                    <w:lang w:val="en-NZ" w:eastAsia="ko-KR"/>
                  </w:rPr>
                </w:rPrChange>
              </w:rPr>
            </w:pPr>
            <w:del w:id="488" w:author="Zhenmin Li" w:date="2014-04-05T15:36:00Z">
              <w:r w:rsidRPr="007B7299" w:rsidDel="00526FD4">
                <w:rPr>
                  <w:rFonts w:ascii="Consolas" w:hAnsi="Consolas" w:cs="Consolas"/>
                  <w:bCs/>
                  <w:color w:val="0000FF"/>
                  <w:sz w:val="12"/>
                  <w:highlight w:val="white"/>
                  <w:lang w:val="en-NZ" w:eastAsia="ko-KR"/>
                  <w:rPrChange w:id="489" w:author="Zhenmin Li" w:date="2014-04-05T16:41:00Z">
                    <w:rPr>
                      <w:rFonts w:ascii="Consolas" w:hAnsi="Consolas" w:cs="Consolas"/>
                      <w:b/>
                      <w:bCs/>
                      <w:color w:val="000080"/>
                      <w:sz w:val="12"/>
                      <w:highlight w:val="white"/>
                      <w:lang w:val="en-NZ" w:eastAsia="ko-KR"/>
                    </w:rPr>
                  </w:rPrChange>
                </w:rPr>
                <w:delText>||</w:delText>
              </w:r>
            </w:del>
          </w:p>
          <w:p w:rsidR="005C1F49" w:rsidRPr="007B7299" w:rsidDel="00DF4AE6" w:rsidRDefault="005C1F49" w:rsidP="00ED59C4">
            <w:pPr>
              <w:spacing w:line="2" w:lineRule="atLeast"/>
              <w:ind w:firstLineChars="100" w:firstLine="120"/>
              <w:jc w:val="left"/>
              <w:rPr>
                <w:del w:id="490" w:author="Zhenmin Li" w:date="2014-04-05T15:45:00Z"/>
                <w:rFonts w:ascii="Consolas" w:hAnsi="Consolas" w:cs="Consolas"/>
                <w:bCs/>
                <w:color w:val="0000FF"/>
                <w:sz w:val="12"/>
                <w:highlight w:val="white"/>
                <w:lang w:val="en-NZ" w:eastAsia="ko-KR"/>
                <w:rPrChange w:id="491" w:author="Zhenmin Li" w:date="2014-04-05T16:41:00Z">
                  <w:rPr>
                    <w:del w:id="492" w:author="Zhenmin Li" w:date="2014-04-05T15:45:00Z"/>
                    <w:rFonts w:ascii="Consolas" w:hAnsi="Consolas" w:cs="Consolas"/>
                    <w:color w:val="000000"/>
                    <w:sz w:val="12"/>
                    <w:highlight w:val="white"/>
                    <w:lang w:val="en-NZ" w:eastAsia="zh-CN"/>
                  </w:rPr>
                </w:rPrChange>
              </w:rPr>
            </w:pPr>
            <w:del w:id="493" w:author="Zhenmin Li" w:date="2014-04-05T15:36:00Z">
              <w:r w:rsidRPr="007B7299" w:rsidDel="00526FD4">
                <w:rPr>
                  <w:rFonts w:ascii="Consolas" w:hAnsi="Consolas" w:cs="Consolas"/>
                  <w:bCs/>
                  <w:color w:val="0000FF"/>
                  <w:sz w:val="12"/>
                  <w:highlight w:val="white"/>
                  <w:lang w:val="en-NZ" w:eastAsia="ko-KR"/>
                  <w:rPrChange w:id="494" w:author="Zhenmin Li" w:date="2014-04-05T16:41:00Z">
                    <w:rPr>
                      <w:rFonts w:ascii="Consolas" w:hAnsi="Consolas" w:cs="Consolas"/>
                      <w:b/>
                      <w:bCs/>
                      <w:color w:val="000080"/>
                      <w:sz w:val="12"/>
                      <w:highlight w:val="white"/>
                      <w:lang w:val="en-NZ" w:eastAsia="ko-KR"/>
                    </w:rPr>
                  </w:rPrChange>
                </w:rPr>
                <w:delText>{</w:delText>
              </w:r>
            </w:del>
            <w:del w:id="495" w:author="Zhenmin Li" w:date="2014-04-05T15:45:00Z">
              <w:r w:rsidRPr="007B7299" w:rsidDel="00DF4AE6">
                <w:rPr>
                  <w:rFonts w:ascii="Consolas" w:hAnsi="Consolas" w:cs="Consolas"/>
                  <w:bCs/>
                  <w:color w:val="0000FF"/>
                  <w:sz w:val="12"/>
                  <w:highlight w:val="white"/>
                  <w:lang w:val="en-NZ" w:eastAsia="ko-KR"/>
                  <w:rPrChange w:id="496" w:author="Zhenmin Li" w:date="2014-04-05T16:41:00Z">
                    <w:rPr>
                      <w:rFonts w:ascii="Consolas" w:hAnsi="Consolas" w:cs="Consolas"/>
                      <w:color w:val="008000"/>
                      <w:sz w:val="12"/>
                      <w:highlight w:val="white"/>
                      <w:lang w:val="en-NZ" w:eastAsia="ko-KR"/>
                    </w:rPr>
                  </w:rPrChange>
                </w:rPr>
                <w:delText>// R</w:delText>
              </w:r>
            </w:del>
            <w:del w:id="497" w:author="Zhenmin Li" w:date="2014-04-05T15:44:00Z">
              <w:r w:rsidRPr="007B7299" w:rsidDel="00DF4AE6">
                <w:rPr>
                  <w:rFonts w:ascii="Consolas" w:hAnsi="Consolas" w:cs="Consolas"/>
                  <w:bCs/>
                  <w:color w:val="0000FF"/>
                  <w:sz w:val="12"/>
                  <w:highlight w:val="white"/>
                  <w:lang w:val="en-NZ" w:eastAsia="ko-KR"/>
                  <w:rPrChange w:id="498" w:author="Zhenmin Li" w:date="2014-04-05T16:41:00Z">
                    <w:rPr>
                      <w:rFonts w:ascii="Consolas" w:hAnsi="Consolas" w:cs="Consolas"/>
                      <w:color w:val="008000"/>
                      <w:sz w:val="12"/>
                      <w:highlight w:val="white"/>
                      <w:lang w:val="en-NZ" w:eastAsia="ko-KR"/>
                    </w:rPr>
                  </w:rPrChange>
                </w:rPr>
                <w:delText>2</w:delText>
              </w:r>
            </w:del>
          </w:p>
          <w:p w:rsidR="005C1F49" w:rsidRPr="007B7299" w:rsidRDefault="005C1F49">
            <w:pPr>
              <w:spacing w:line="2" w:lineRule="atLeast"/>
              <w:ind w:firstLineChars="100" w:firstLine="120"/>
              <w:jc w:val="left"/>
              <w:rPr>
                <w:rFonts w:ascii="Consolas" w:hAnsi="Consolas" w:cs="Consolas"/>
                <w:color w:val="000000"/>
                <w:sz w:val="12"/>
                <w:highlight w:val="white"/>
                <w:lang w:val="en-NZ" w:eastAsia="zh-CN"/>
              </w:rPr>
            </w:pPr>
            <w:r w:rsidRPr="007B7299">
              <w:rPr>
                <w:rFonts w:ascii="Consolas" w:hAnsi="Consolas" w:cs="Consolas"/>
                <w:bCs/>
                <w:color w:val="0000FF"/>
                <w:sz w:val="12"/>
                <w:highlight w:val="white"/>
                <w:lang w:val="en-NZ" w:eastAsia="ko-KR"/>
                <w:rPrChange w:id="499" w:author="Zhenmin Li" w:date="2014-04-05T16:41:00Z">
                  <w:rPr>
                    <w:rFonts w:ascii="Consolas" w:hAnsi="Consolas" w:cs="Consolas"/>
                    <w:b/>
                    <w:bCs/>
                    <w:color w:val="0000FF"/>
                    <w:sz w:val="12"/>
                    <w:highlight w:val="white"/>
                    <w:lang w:val="en-NZ" w:eastAsia="ko-KR"/>
                  </w:rPr>
                </w:rPrChange>
              </w:rPr>
              <w:t>while</w:t>
            </w:r>
            <w:r w:rsidRPr="000B4CAD">
              <w:rPr>
                <w:rFonts w:ascii="Consolas" w:hAnsi="Consolas" w:cs="Consolas"/>
                <w:bCs/>
                <w:color w:val="000080"/>
                <w:sz w:val="12"/>
                <w:highlight w:val="white"/>
                <w:lang w:val="en-NZ" w:eastAsia="ko-KR"/>
                <w:rPrChange w:id="500" w:author="Zhenmin Li" w:date="2014-04-05T16:41:00Z">
                  <w:rPr>
                    <w:rFonts w:ascii="Consolas" w:hAnsi="Consolas" w:cs="Consolas"/>
                    <w:b/>
                    <w:bCs/>
                    <w:color w:val="000080"/>
                    <w:sz w:val="12"/>
                    <w:highlight w:val="white"/>
                    <w:lang w:val="en-NZ" w:eastAsia="ko-KR"/>
                  </w:rPr>
                </w:rPrChange>
              </w:rPr>
              <w:t>(</w:t>
            </w:r>
            <w:r w:rsidRPr="007B7299">
              <w:rPr>
                <w:rFonts w:ascii="Consolas" w:hAnsi="Consolas" w:cs="Consolas"/>
                <w:bCs/>
                <w:color w:val="0000FF"/>
                <w:sz w:val="12"/>
                <w:highlight w:val="white"/>
                <w:lang w:val="en-NZ" w:eastAsia="ko-KR"/>
                <w:rPrChange w:id="501" w:author="Zhenmin Li" w:date="2014-04-05T16:41:00Z">
                  <w:rPr>
                    <w:rFonts w:ascii="Consolas" w:hAnsi="Consolas" w:cs="Consolas"/>
                    <w:b/>
                    <w:bCs/>
                    <w:color w:val="0000FF"/>
                    <w:sz w:val="12"/>
                    <w:highlight w:val="white"/>
                    <w:lang w:val="en-NZ" w:eastAsia="ko-KR"/>
                  </w:rPr>
                </w:rPrChange>
              </w:rPr>
              <w:t>true</w:t>
            </w:r>
            <w:r w:rsidRPr="000B4CAD">
              <w:rPr>
                <w:rFonts w:ascii="Consolas" w:hAnsi="Consolas" w:cs="Consolas"/>
                <w:bCs/>
                <w:color w:val="000080"/>
                <w:sz w:val="12"/>
                <w:highlight w:val="white"/>
                <w:lang w:val="en-NZ" w:eastAsia="ko-KR"/>
                <w:rPrChange w:id="502" w:author="Zhenmin Li" w:date="2014-04-05T16:41:00Z">
                  <w:rPr>
                    <w:rFonts w:ascii="Consolas" w:hAnsi="Consolas" w:cs="Consolas"/>
                    <w:b/>
                    <w:bCs/>
                    <w:color w:val="000080"/>
                    <w:sz w:val="12"/>
                    <w:highlight w:val="white"/>
                    <w:lang w:val="en-NZ" w:eastAsia="ko-KR"/>
                  </w:rPr>
                </w:rPrChange>
              </w:rPr>
              <w:t>)</w:t>
            </w:r>
            <w:r w:rsidRPr="007B7299">
              <w:rPr>
                <w:rFonts w:ascii="Consolas" w:hAnsi="Consolas" w:cs="Consolas"/>
                <w:color w:val="000000"/>
                <w:sz w:val="12"/>
                <w:highlight w:val="white"/>
                <w:lang w:val="en-NZ" w:eastAsia="ko-KR"/>
              </w:rPr>
              <w:t xml:space="preserve"> </w:t>
            </w:r>
            <w:r w:rsidRPr="007B7299">
              <w:rPr>
                <w:rFonts w:ascii="Consolas" w:hAnsi="Consolas" w:cs="Consolas"/>
                <w:bCs/>
                <w:color w:val="000080"/>
                <w:sz w:val="12"/>
                <w:highlight w:val="white"/>
                <w:lang w:val="en-NZ" w:eastAsia="ko-KR"/>
                <w:rPrChange w:id="503" w:author="Zhenmin Li" w:date="2014-04-05T16:41:00Z">
                  <w:rPr>
                    <w:rFonts w:ascii="Consolas" w:hAnsi="Consolas" w:cs="Consolas"/>
                    <w:b/>
                    <w:bCs/>
                    <w:color w:val="000080"/>
                    <w:sz w:val="12"/>
                    <w:highlight w:val="white"/>
                    <w:lang w:val="en-NZ" w:eastAsia="ko-KR"/>
                  </w:rPr>
                </w:rPrChange>
              </w:rPr>
              <w:t>{</w:t>
            </w:r>
          </w:p>
          <w:p w:rsidR="005C1F49" w:rsidRPr="007B7299" w:rsidRDefault="005C1F49">
            <w:pPr>
              <w:spacing w:line="2" w:lineRule="atLeast"/>
              <w:ind w:firstLineChars="200" w:firstLine="240"/>
              <w:jc w:val="left"/>
              <w:rPr>
                <w:rFonts w:ascii="Consolas" w:hAnsi="Consolas" w:cs="Consolas"/>
                <w:color w:val="000000"/>
                <w:sz w:val="12"/>
                <w:highlight w:val="white"/>
                <w:lang w:val="en-NZ" w:eastAsia="zh-CN"/>
              </w:rPr>
            </w:pPr>
            <w:r w:rsidRPr="007B7299">
              <w:rPr>
                <w:rFonts w:ascii="Consolas" w:hAnsi="Consolas" w:cs="Consolas"/>
                <w:color w:val="008000"/>
                <w:sz w:val="12"/>
                <w:highlight w:val="white"/>
                <w:lang w:val="en-NZ" w:eastAsia="ko-KR"/>
              </w:rPr>
              <w:t>//</w:t>
            </w:r>
            <w:del w:id="504" w:author="ben" w:date="2014-04-06T11:10:00Z">
              <w:r w:rsidRPr="007B7299" w:rsidDel="002E7F2A">
                <w:rPr>
                  <w:rFonts w:ascii="Consolas" w:hAnsi="Consolas" w:cs="Consolas"/>
                  <w:color w:val="008000"/>
                  <w:sz w:val="12"/>
                  <w:highlight w:val="white"/>
                  <w:lang w:val="en-NZ" w:eastAsia="ko-KR"/>
                </w:rPr>
                <w:delText xml:space="preserve"> </w:delText>
              </w:r>
            </w:del>
            <w:ins w:id="505" w:author="Zhenmin Li" w:date="2014-04-05T15:47:00Z">
              <w:r w:rsidR="00FF3BD9" w:rsidRPr="007B7299">
                <w:rPr>
                  <w:rFonts w:ascii="Consolas" w:hAnsi="Consolas" w:cs="Consolas"/>
                  <w:color w:val="008000"/>
                  <w:sz w:val="12"/>
                  <w:highlight w:val="white"/>
                  <w:lang w:val="en-NZ" w:eastAsia="zh-CN"/>
                </w:rPr>
                <w:t>w</w:t>
              </w:r>
            </w:ins>
            <w:del w:id="506" w:author="Zhenmin Li" w:date="2014-04-05T15:47:00Z">
              <w:r w:rsidRPr="007B7299" w:rsidDel="00FF3BD9">
                <w:rPr>
                  <w:rFonts w:ascii="Consolas" w:hAnsi="Consolas" w:cs="Consolas"/>
                  <w:color w:val="008000"/>
                  <w:sz w:val="12"/>
                  <w:highlight w:val="white"/>
                  <w:lang w:val="en-NZ" w:eastAsia="ko-KR"/>
                </w:rPr>
                <w:delText>W</w:delText>
              </w:r>
            </w:del>
            <w:r w:rsidRPr="007B7299">
              <w:rPr>
                <w:rFonts w:ascii="Consolas" w:hAnsi="Consolas" w:cs="Consolas"/>
                <w:color w:val="008000"/>
                <w:sz w:val="12"/>
                <w:highlight w:val="white"/>
                <w:lang w:val="en-NZ" w:eastAsia="ko-KR"/>
              </w:rPr>
              <w:t>ait until</w:t>
            </w:r>
            <w:ins w:id="507" w:author="Zhenmin Li" w:date="2014-04-05T15:47:00Z">
              <w:r w:rsidR="00FF3BD9" w:rsidRPr="007B7299">
                <w:rPr>
                  <w:rFonts w:ascii="Consolas" w:hAnsi="Consolas" w:cs="Consolas"/>
                  <w:color w:val="008000"/>
                  <w:sz w:val="12"/>
                  <w:highlight w:val="white"/>
                  <w:lang w:val="en-NZ" w:eastAsia="zh-CN"/>
                </w:rPr>
                <w:t xml:space="preserve"> new item arrives</w:t>
              </w:r>
            </w:ins>
            <w:del w:id="508" w:author="Zhenmin Li" w:date="2014-04-05T15:47:00Z">
              <w:r w:rsidRPr="007B7299" w:rsidDel="00FF3BD9">
                <w:rPr>
                  <w:rFonts w:ascii="Consolas" w:hAnsi="Consolas" w:cs="Consolas"/>
                  <w:color w:val="008000"/>
                  <w:sz w:val="12"/>
                  <w:highlight w:val="white"/>
                  <w:lang w:val="en-NZ" w:eastAsia="ko-KR"/>
                </w:rPr>
                <w:delText xml:space="preserve"> item is ready to be sent</w:delText>
              </w:r>
            </w:del>
          </w:p>
          <w:p w:rsidR="005C1F49" w:rsidRPr="007B7299" w:rsidDel="00FF7BA1" w:rsidRDefault="005C1F49">
            <w:pPr>
              <w:spacing w:line="2" w:lineRule="atLeast"/>
              <w:ind w:firstLineChars="200" w:firstLine="240"/>
              <w:jc w:val="left"/>
              <w:rPr>
                <w:del w:id="509" w:author="Zhenmin Li" w:date="2014-04-05T16:25:00Z"/>
                <w:rFonts w:ascii="Consolas" w:hAnsi="Consolas" w:cs="Consolas"/>
                <w:color w:val="000000"/>
                <w:sz w:val="12"/>
                <w:highlight w:val="white"/>
                <w:lang w:val="en-NZ" w:eastAsia="ko-KR"/>
              </w:rPr>
            </w:pPr>
            <w:r w:rsidRPr="007B7299">
              <w:rPr>
                <w:rFonts w:ascii="Consolas" w:hAnsi="Consolas" w:cs="Consolas"/>
                <w:color w:val="990000"/>
                <w:sz w:val="12"/>
                <w:highlight w:val="white"/>
                <w:lang w:val="en-NZ" w:eastAsia="zh-CN"/>
                <w14:textFill>
                  <w14:solidFill>
                    <w14:srgbClr w14:val="990000">
                      <w14:lumMod w14:val="75000"/>
                    </w14:srgbClr>
                  </w14:solidFill>
                </w14:textFill>
                <w:rPrChange w:id="510" w:author="Zhenmin Li" w:date="2014-04-05T16:41:00Z">
                  <w:rPr>
                    <w:rFonts w:ascii="Consolas" w:hAnsi="Consolas" w:cs="Consolas"/>
                    <w:color w:val="000000"/>
                    <w:sz w:val="12"/>
                    <w:highlight w:val="white"/>
                    <w:lang w:val="en-NZ" w:eastAsia="ko-KR"/>
                  </w:rPr>
                </w:rPrChange>
              </w:rPr>
              <w:t>await</w:t>
            </w:r>
            <w:r w:rsidRPr="007B7299">
              <w:rPr>
                <w:rFonts w:ascii="Consolas" w:hAnsi="Consolas" w:cs="Consolas"/>
                <w:color w:val="000000"/>
                <w:sz w:val="12"/>
                <w:highlight w:val="white"/>
                <w:lang w:val="en-NZ" w:eastAsia="ko-KR"/>
              </w:rPr>
              <w:t xml:space="preserve"> </w:t>
            </w:r>
            <w:r w:rsidRPr="007B7299">
              <w:rPr>
                <w:rFonts w:ascii="Consolas" w:hAnsi="Consolas" w:cs="Consolas"/>
                <w:bCs/>
                <w:color w:val="000080"/>
                <w:sz w:val="12"/>
                <w:highlight w:val="white"/>
                <w:lang w:val="en-NZ" w:eastAsia="ko-KR"/>
                <w:rPrChange w:id="511" w:author="Zhenmin Li" w:date="2014-04-05T16:41:00Z">
                  <w:rPr>
                    <w:rFonts w:ascii="Consolas" w:hAnsi="Consolas" w:cs="Consolas"/>
                    <w:b/>
                    <w:bCs/>
                    <w:color w:val="000080"/>
                    <w:sz w:val="12"/>
                    <w:highlight w:val="white"/>
                    <w:lang w:val="en-NZ" w:eastAsia="ko-KR"/>
                  </w:rPr>
                </w:rPrChange>
              </w:rPr>
              <w:t>(</w:t>
            </w:r>
            <w:ins w:id="512" w:author="Zhenmin Li" w:date="2014-04-05T15:38:00Z">
              <w:r w:rsidR="00693EF0" w:rsidRPr="007B7299">
                <w:rPr>
                  <w:rFonts w:ascii="Consolas" w:hAnsi="Consolas" w:cs="Consolas"/>
                  <w:color w:val="000000"/>
                  <w:sz w:val="12"/>
                  <w:highlight w:val="white"/>
                  <w:lang w:val="en-NZ" w:eastAsia="zh-CN"/>
                </w:rPr>
                <w:t>NEW_ITEM</w:t>
              </w:r>
            </w:ins>
            <w:del w:id="513" w:author="Zhenmin Li" w:date="2014-04-05T15:38:00Z">
              <w:r w:rsidRPr="007B7299" w:rsidDel="00693EF0">
                <w:rPr>
                  <w:rFonts w:ascii="Consolas" w:hAnsi="Consolas" w:cs="Consolas"/>
                  <w:color w:val="000000"/>
                  <w:sz w:val="12"/>
                  <w:highlight w:val="white"/>
                  <w:lang w:val="en-NZ" w:eastAsia="ko-KR"/>
                </w:rPr>
                <w:delText>ITEM_READYTOPICK</w:delText>
              </w:r>
            </w:del>
            <w:r w:rsidRPr="007B7299">
              <w:rPr>
                <w:rFonts w:ascii="Consolas" w:hAnsi="Consolas" w:cs="Consolas"/>
                <w:bCs/>
                <w:color w:val="000080"/>
                <w:sz w:val="12"/>
                <w:highlight w:val="white"/>
                <w:lang w:val="en-NZ" w:eastAsia="ko-KR"/>
                <w:rPrChange w:id="514" w:author="Zhenmin Li" w:date="2014-04-05T16:41:00Z">
                  <w:rPr>
                    <w:rFonts w:ascii="Consolas" w:hAnsi="Consolas" w:cs="Consolas"/>
                    <w:b/>
                    <w:bCs/>
                    <w:color w:val="000080"/>
                    <w:sz w:val="12"/>
                    <w:highlight w:val="white"/>
                    <w:lang w:val="en-NZ" w:eastAsia="ko-KR"/>
                  </w:rPr>
                </w:rPrChange>
              </w:rPr>
              <w:t>);</w:t>
            </w:r>
          </w:p>
          <w:p w:rsidR="005C1F49" w:rsidRPr="007B7299" w:rsidDel="002E7F2A" w:rsidRDefault="005C1F49">
            <w:pPr>
              <w:spacing w:line="2" w:lineRule="atLeast"/>
              <w:ind w:firstLineChars="200" w:firstLine="240"/>
              <w:jc w:val="left"/>
              <w:rPr>
                <w:del w:id="515" w:author="ben" w:date="2014-04-06T11:10:00Z"/>
                <w:rFonts w:ascii="Consolas" w:hAnsi="Consolas" w:cs="Consolas"/>
                <w:color w:val="000000"/>
                <w:sz w:val="12"/>
                <w:highlight w:val="white"/>
                <w:lang w:val="en-NZ" w:eastAsia="ko-KR"/>
              </w:rPr>
            </w:pPr>
            <w:del w:id="516" w:author="Zhenmin Li" w:date="2014-04-05T16:25:00Z">
              <w:r w:rsidRPr="007B7299" w:rsidDel="00FF7BA1">
                <w:rPr>
                  <w:rFonts w:ascii="Consolas" w:hAnsi="Consolas" w:cs="Consolas"/>
                  <w:color w:val="8000FF"/>
                  <w:sz w:val="12"/>
                  <w:highlight w:val="white"/>
                  <w:lang w:val="en-NZ" w:eastAsia="ko-KR"/>
                </w:rPr>
                <w:delText xml:space="preserve">Image </w:delText>
              </w:r>
              <w:r w:rsidRPr="007B7299" w:rsidDel="00FF7BA1">
                <w:rPr>
                  <w:rFonts w:ascii="Consolas" w:hAnsi="Consolas" w:cs="Consolas"/>
                  <w:color w:val="000000"/>
                  <w:sz w:val="12"/>
                  <w:highlight w:val="white"/>
                  <w:lang w:val="en-NZ" w:eastAsia="zh-CN"/>
                </w:rPr>
                <w:delText>signal</w:delText>
              </w:r>
              <w:r w:rsidRPr="007B7299" w:rsidDel="00FF7BA1">
                <w:rPr>
                  <w:rFonts w:ascii="Consolas" w:hAnsi="Consolas" w:cs="Consolas"/>
                  <w:color w:val="000000"/>
                  <w:sz w:val="12"/>
                  <w:highlight w:val="white"/>
                  <w:lang w:val="en-NZ" w:eastAsia="ko-KR"/>
                </w:rPr>
                <w:delText xml:space="preserve"> picture</w:delText>
              </w:r>
              <w:r w:rsidRPr="007B7299" w:rsidDel="00FF7BA1">
                <w:rPr>
                  <w:rFonts w:ascii="Consolas" w:hAnsi="Consolas" w:cs="Consolas"/>
                  <w:bCs/>
                  <w:color w:val="000080"/>
                  <w:sz w:val="12"/>
                  <w:highlight w:val="white"/>
                  <w:lang w:val="en-NZ" w:eastAsia="ko-KR"/>
                  <w:rPrChange w:id="517" w:author="Zhenmin Li" w:date="2014-04-05T16:41:00Z">
                    <w:rPr>
                      <w:rFonts w:ascii="Consolas" w:hAnsi="Consolas" w:cs="Consolas"/>
                      <w:b/>
                      <w:bCs/>
                      <w:color w:val="000080"/>
                      <w:sz w:val="12"/>
                      <w:highlight w:val="white"/>
                      <w:lang w:val="en-NZ" w:eastAsia="ko-KR"/>
                    </w:rPr>
                  </w:rPrChange>
                </w:rPr>
                <w:delText>;</w:delText>
              </w:r>
            </w:del>
          </w:p>
          <w:p w:rsidR="005C1F49" w:rsidRPr="007B7299" w:rsidRDefault="005C1F49">
            <w:pPr>
              <w:spacing w:line="2" w:lineRule="atLeast"/>
              <w:ind w:firstLineChars="200" w:firstLine="240"/>
              <w:jc w:val="left"/>
              <w:rPr>
                <w:rFonts w:ascii="Consolas" w:hAnsi="Consolas" w:cs="Consolas"/>
                <w:color w:val="000000"/>
                <w:sz w:val="12"/>
                <w:highlight w:val="white"/>
                <w:lang w:val="en-NZ" w:eastAsia="zh-CN"/>
              </w:rPr>
            </w:pPr>
            <w:del w:id="518" w:author="ben" w:date="2014-04-06T11:10:00Z">
              <w:r w:rsidRPr="007B7299" w:rsidDel="002E7F2A">
                <w:rPr>
                  <w:rFonts w:ascii="Consolas" w:hAnsi="Consolas" w:cs="Consolas"/>
                  <w:color w:val="008000"/>
                  <w:sz w:val="12"/>
                  <w:highlight w:val="white"/>
                  <w:lang w:val="en-NZ" w:eastAsia="ko-KR"/>
                </w:rPr>
                <w:delText xml:space="preserve">// </w:delText>
              </w:r>
            </w:del>
            <w:del w:id="519" w:author="Zhenmin Li" w:date="2014-04-05T15:46:00Z">
              <w:r w:rsidRPr="007B7299" w:rsidDel="00376B2E">
                <w:rPr>
                  <w:rFonts w:ascii="Consolas" w:hAnsi="Consolas" w:cs="Consolas"/>
                  <w:color w:val="008000"/>
                  <w:sz w:val="12"/>
                  <w:highlight w:val="white"/>
                  <w:lang w:val="en-NZ" w:eastAsia="ko-KR"/>
                </w:rPr>
                <w:delText>Make Java call to find the type</w:delText>
              </w:r>
            </w:del>
            <w:ins w:id="520" w:author="Zhenmin Li" w:date="2014-04-05T15:46:00Z">
              <w:del w:id="521" w:author="ben" w:date="2014-04-06T11:10:00Z">
                <w:r w:rsidR="00376B2E" w:rsidRPr="007B7299" w:rsidDel="002E7F2A">
                  <w:rPr>
                    <w:rFonts w:ascii="Consolas" w:hAnsi="Consolas" w:cs="Consolas"/>
                    <w:color w:val="008000"/>
                    <w:sz w:val="12"/>
                    <w:highlight w:val="white"/>
                    <w:lang w:val="en-NZ" w:eastAsia="zh-CN"/>
                  </w:rPr>
                  <w:delText>take a picture</w:delText>
                </w:r>
              </w:del>
            </w:ins>
            <w:del w:id="522" w:author="ben" w:date="2014-04-06T11:10:00Z">
              <w:r w:rsidRPr="007B7299" w:rsidDel="002E7F2A">
                <w:rPr>
                  <w:rFonts w:ascii="Consolas" w:hAnsi="Consolas" w:cs="Consolas"/>
                  <w:color w:val="008000"/>
                  <w:sz w:val="12"/>
                  <w:highlight w:val="white"/>
                  <w:lang w:val="en-NZ" w:eastAsia="ko-KR"/>
                </w:rPr>
                <w:delText xml:space="preserve"> of item</w:delText>
              </w:r>
            </w:del>
            <w:ins w:id="523" w:author="Zhenmin Li" w:date="2014-04-05T15:46:00Z">
              <w:del w:id="524" w:author="ben" w:date="2014-04-06T11:10:00Z">
                <w:r w:rsidR="00376B2E" w:rsidRPr="007B7299" w:rsidDel="002E7F2A">
                  <w:rPr>
                    <w:rFonts w:ascii="Consolas" w:hAnsi="Consolas" w:cs="Consolas"/>
                    <w:color w:val="008000"/>
                    <w:sz w:val="12"/>
                    <w:highlight w:val="white"/>
                    <w:lang w:val="en-NZ" w:eastAsia="zh-CN"/>
                  </w:rPr>
                  <w:delText xml:space="preserve"> using Camera</w:delText>
                </w:r>
              </w:del>
            </w:ins>
          </w:p>
          <w:p w:rsidR="008F27F8" w:rsidRPr="002E7F2A" w:rsidRDefault="00DF4AE6">
            <w:pPr>
              <w:spacing w:line="2" w:lineRule="atLeast"/>
              <w:ind w:firstLineChars="200" w:firstLine="240"/>
              <w:jc w:val="left"/>
              <w:rPr>
                <w:ins w:id="525" w:author="Zhenmin Li" w:date="2014-04-05T16:20:00Z"/>
                <w:rFonts w:ascii="Consolas" w:hAnsi="Consolas" w:cs="Consolas"/>
                <w:bCs/>
                <w:color w:val="000080"/>
                <w:sz w:val="12"/>
                <w:highlight w:val="white"/>
                <w:lang w:val="en-NZ" w:eastAsia="zh-CN"/>
                <w:rPrChange w:id="526" w:author="ben" w:date="2014-04-06T11:10:00Z">
                  <w:rPr>
                    <w:ins w:id="527" w:author="Zhenmin Li" w:date="2014-04-05T16:20:00Z"/>
                    <w:rFonts w:ascii="Consolas" w:hAnsi="Consolas" w:cs="Consolas"/>
                    <w:b/>
                    <w:bCs/>
                    <w:color w:val="000080"/>
                    <w:sz w:val="12"/>
                    <w:highlight w:val="white"/>
                    <w:lang w:val="en-NZ" w:eastAsia="zh-CN"/>
                  </w:rPr>
                </w:rPrChange>
              </w:rPr>
              <w:pPrChange w:id="528" w:author="ben" w:date="2014-04-06T11:10:00Z">
                <w:pPr>
                  <w:spacing w:line="2" w:lineRule="atLeast"/>
                  <w:ind w:firstLineChars="200" w:firstLine="241"/>
                  <w:jc w:val="left"/>
                </w:pPr>
              </w:pPrChange>
            </w:pPr>
            <w:ins w:id="529" w:author="Zhenmin Li" w:date="2014-04-05T15:45:00Z">
              <w:del w:id="530" w:author="ben" w:date="2014-04-06T11:10:00Z">
                <w:r w:rsidRPr="007B7299" w:rsidDel="002E7F2A">
                  <w:rPr>
                    <w:rFonts w:ascii="Consolas" w:hAnsi="Consolas" w:cs="Consolas"/>
                    <w:bCs/>
                    <w:color w:val="000080"/>
                    <w:sz w:val="12"/>
                    <w:highlight w:val="white"/>
                    <w:lang w:val="en-NZ" w:eastAsia="zh-CN"/>
                    <w:rPrChange w:id="531" w:author="Zhenmin Li" w:date="2014-04-05T16:41:00Z">
                      <w:rPr>
                        <w:rFonts w:ascii="Consolas" w:hAnsi="Consolas" w:cs="Consolas"/>
                        <w:b/>
                        <w:bCs/>
                        <w:color w:val="000080"/>
                        <w:sz w:val="12"/>
                        <w:highlight w:val="white"/>
                        <w:lang w:val="en-NZ" w:eastAsia="zh-CN"/>
                      </w:rPr>
                    </w:rPrChange>
                  </w:rPr>
                  <w:delText xml:space="preserve">  </w:delText>
                </w:r>
              </w:del>
            </w:ins>
            <w:r w:rsidR="005C1F49" w:rsidRPr="007B7299">
              <w:rPr>
                <w:rFonts w:ascii="Consolas" w:hAnsi="Consolas" w:cs="Consolas"/>
                <w:bCs/>
                <w:color w:val="000080"/>
                <w:sz w:val="12"/>
                <w:highlight w:val="white"/>
                <w:lang w:val="en-NZ" w:eastAsia="ko-KR"/>
                <w:rPrChange w:id="532" w:author="Zhenmin Li" w:date="2014-04-05T16:41:00Z">
                  <w:rPr>
                    <w:rFonts w:ascii="Consolas" w:hAnsi="Consolas" w:cs="Consolas"/>
                    <w:b/>
                    <w:bCs/>
                    <w:color w:val="000080"/>
                    <w:sz w:val="12"/>
                    <w:highlight w:val="white"/>
                    <w:lang w:val="en-NZ" w:eastAsia="ko-KR"/>
                  </w:rPr>
                </w:rPrChange>
              </w:rPr>
              <w:t>{</w:t>
            </w:r>
            <w:ins w:id="533" w:author="Zhenmin Li" w:date="2014-04-05T16:20:00Z">
              <w:r w:rsidR="008F27F8" w:rsidRPr="007B7299">
                <w:rPr>
                  <w:rFonts w:ascii="Consolas" w:hAnsi="Consolas" w:cs="Consolas"/>
                  <w:color w:val="008000"/>
                  <w:sz w:val="12"/>
                  <w:highlight w:val="white"/>
                  <w:lang w:val="en-NZ" w:eastAsia="ko-KR"/>
                </w:rPr>
                <w:t>//</w:t>
              </w:r>
              <w:del w:id="534" w:author="ben" w:date="2014-04-06T11:10:00Z">
                <w:r w:rsidR="008F27F8" w:rsidRPr="007B7299" w:rsidDel="002E7F2A">
                  <w:rPr>
                    <w:rFonts w:ascii="Consolas" w:hAnsi="Consolas" w:cs="Consolas"/>
                    <w:color w:val="008000"/>
                    <w:sz w:val="12"/>
                    <w:highlight w:val="white"/>
                    <w:lang w:val="en-NZ" w:eastAsia="zh-CN"/>
                  </w:rPr>
                  <w:delText xml:space="preserve"> </w:delText>
                </w:r>
              </w:del>
              <w:r w:rsidR="008F27F8" w:rsidRPr="007B7299">
                <w:rPr>
                  <w:rFonts w:ascii="Consolas" w:hAnsi="Consolas" w:cs="Consolas"/>
                  <w:color w:val="008000"/>
                  <w:sz w:val="12"/>
                  <w:highlight w:val="white"/>
                  <w:lang w:val="en-NZ" w:eastAsia="ko-KR"/>
                </w:rPr>
                <w:t>R</w:t>
              </w:r>
              <w:r w:rsidR="008F27F8" w:rsidRPr="007B7299">
                <w:rPr>
                  <w:rFonts w:ascii="Consolas" w:hAnsi="Consolas" w:cs="Consolas"/>
                  <w:color w:val="008000"/>
                  <w:sz w:val="12"/>
                  <w:highlight w:val="white"/>
                  <w:lang w:val="en-NZ" w:eastAsia="zh-CN"/>
                </w:rPr>
                <w:t>2</w:t>
              </w:r>
            </w:ins>
            <w:ins w:id="535" w:author="ben" w:date="2014-04-06T11:10:00Z">
              <w:r w:rsidR="002E7F2A">
                <w:rPr>
                  <w:rFonts w:ascii="Consolas" w:hAnsi="Consolas" w:cs="Consolas" w:hint="eastAsia"/>
                  <w:color w:val="008000"/>
                  <w:sz w:val="12"/>
                  <w:highlight w:val="white"/>
                  <w:lang w:val="en-NZ" w:eastAsia="zh-CN"/>
                </w:rPr>
                <w:t xml:space="preserve">: </w:t>
              </w:r>
              <w:r w:rsidR="002E7F2A" w:rsidRPr="007B7299">
                <w:rPr>
                  <w:rFonts w:ascii="Consolas" w:hAnsi="Consolas" w:cs="Consolas"/>
                  <w:color w:val="008000"/>
                  <w:sz w:val="12"/>
                  <w:highlight w:val="white"/>
                  <w:lang w:val="en-NZ" w:eastAsia="zh-CN"/>
                </w:rPr>
                <w:t>take a picture</w:t>
              </w:r>
              <w:r w:rsidR="002E7F2A" w:rsidRPr="007B7299">
                <w:rPr>
                  <w:rFonts w:ascii="Consolas" w:hAnsi="Consolas" w:cs="Consolas"/>
                  <w:color w:val="008000"/>
                  <w:sz w:val="12"/>
                  <w:highlight w:val="white"/>
                  <w:lang w:val="en-NZ" w:eastAsia="ko-KR"/>
                </w:rPr>
                <w:t xml:space="preserve"> of item</w:t>
              </w:r>
              <w:r w:rsidR="002E7F2A" w:rsidRPr="007B7299">
                <w:rPr>
                  <w:rFonts w:ascii="Consolas" w:hAnsi="Consolas" w:cs="Consolas"/>
                  <w:color w:val="008000"/>
                  <w:sz w:val="12"/>
                  <w:highlight w:val="white"/>
                  <w:lang w:val="en-NZ" w:eastAsia="zh-CN"/>
                </w:rPr>
                <w:t xml:space="preserve"> using Camera</w:t>
              </w:r>
            </w:ins>
          </w:p>
          <w:p w:rsidR="008F27F8" w:rsidRPr="007B7299" w:rsidRDefault="008F27F8">
            <w:pPr>
              <w:spacing w:line="2" w:lineRule="atLeast"/>
              <w:ind w:firstLineChars="100" w:firstLine="120"/>
              <w:jc w:val="left"/>
              <w:rPr>
                <w:ins w:id="536" w:author="Zhenmin Li" w:date="2014-04-05T16:20:00Z"/>
                <w:rFonts w:ascii="Consolas" w:hAnsi="Consolas" w:cs="Consolas"/>
                <w:bCs/>
                <w:color w:val="000080"/>
                <w:sz w:val="12"/>
                <w:highlight w:val="white"/>
                <w:lang w:val="en-NZ" w:eastAsia="zh-CN"/>
                <w:rPrChange w:id="537" w:author="Zhenmin Li" w:date="2014-04-05T16:41:00Z">
                  <w:rPr>
                    <w:ins w:id="538" w:author="Zhenmin Li" w:date="2014-04-05T16:20:00Z"/>
                    <w:rFonts w:ascii="Consolas" w:hAnsi="Consolas" w:cs="Consolas"/>
                    <w:b/>
                    <w:bCs/>
                    <w:color w:val="000080"/>
                    <w:sz w:val="12"/>
                    <w:highlight w:val="white"/>
                    <w:lang w:val="en-NZ" w:eastAsia="zh-CN"/>
                  </w:rPr>
                </w:rPrChange>
              </w:rPr>
              <w:pPrChange w:id="539" w:author="Zhenmin Li" w:date="2014-04-05T16:20:00Z">
                <w:pPr>
                  <w:spacing w:line="2" w:lineRule="atLeast"/>
                  <w:ind w:firstLineChars="200" w:firstLine="240"/>
                  <w:jc w:val="left"/>
                </w:pPr>
              </w:pPrChange>
            </w:pPr>
            <w:ins w:id="540" w:author="Zhenmin Li" w:date="2014-04-05T16:20:00Z">
              <w:r w:rsidRPr="007B7299">
                <w:rPr>
                  <w:rFonts w:ascii="Consolas" w:hAnsi="Consolas" w:cs="Consolas"/>
                  <w:color w:val="000000"/>
                  <w:sz w:val="12"/>
                  <w:highlight w:val="white"/>
                  <w:lang w:val="en-NZ" w:eastAsia="zh-CN"/>
                </w:rPr>
                <w:t xml:space="preserve">    </w:t>
              </w:r>
            </w:ins>
            <w:r w:rsidR="005C1F49" w:rsidRPr="007B7299">
              <w:rPr>
                <w:rFonts w:ascii="Consolas" w:hAnsi="Consolas" w:cs="Consolas"/>
                <w:color w:val="990000"/>
                <w:sz w:val="12"/>
                <w:highlight w:val="white"/>
                <w:lang w:val="en-NZ" w:eastAsia="zh-CN"/>
                <w14:textFill>
                  <w14:solidFill>
                    <w14:srgbClr w14:val="990000">
                      <w14:lumMod w14:val="75000"/>
                    </w14:srgbClr>
                  </w14:solidFill>
                </w14:textFill>
                <w:rPrChange w:id="541" w:author="Zhenmin Li" w:date="2014-04-05T16:41:00Z">
                  <w:rPr>
                    <w:rFonts w:ascii="Consolas" w:hAnsi="Consolas" w:cs="Consolas"/>
                    <w:color w:val="000000"/>
                    <w:sz w:val="12"/>
                    <w:highlight w:val="white"/>
                    <w:lang w:val="en-NZ" w:eastAsia="ko-KR"/>
                  </w:rPr>
                </w:rPrChange>
              </w:rPr>
              <w:t>emit</w:t>
            </w:r>
            <w:r w:rsidR="005C1F49" w:rsidRPr="007B7299">
              <w:rPr>
                <w:rFonts w:ascii="Consolas" w:hAnsi="Consolas" w:cs="Consolas"/>
                <w:color w:val="000000"/>
                <w:sz w:val="12"/>
                <w:highlight w:val="white"/>
                <w:lang w:val="en-NZ" w:eastAsia="ko-KR"/>
              </w:rPr>
              <w:t xml:space="preserve"> picture</w:t>
            </w:r>
            <w:r w:rsidR="005C1F49" w:rsidRPr="007B7299">
              <w:rPr>
                <w:rFonts w:ascii="Consolas" w:hAnsi="Consolas" w:cs="Consolas"/>
                <w:bCs/>
                <w:color w:val="000080"/>
                <w:sz w:val="12"/>
                <w:highlight w:val="white"/>
                <w:lang w:val="en-NZ" w:eastAsia="ko-KR"/>
                <w:rPrChange w:id="542" w:author="Zhenmin Li" w:date="2014-04-05T16:41:00Z">
                  <w:rPr>
                    <w:rFonts w:ascii="Consolas" w:hAnsi="Consolas" w:cs="Consolas"/>
                    <w:b/>
                    <w:bCs/>
                    <w:color w:val="000080"/>
                    <w:sz w:val="12"/>
                    <w:highlight w:val="white"/>
                    <w:lang w:val="en-NZ" w:eastAsia="ko-KR"/>
                  </w:rPr>
                </w:rPrChange>
              </w:rPr>
              <w:t>(</w:t>
            </w:r>
            <w:r w:rsidR="005C1F49" w:rsidRPr="007B7299">
              <w:rPr>
                <w:rFonts w:ascii="Consolas" w:hAnsi="Consolas" w:cs="Consolas"/>
                <w:color w:val="000000"/>
                <w:sz w:val="12"/>
                <w:highlight w:val="white"/>
                <w:lang w:val="en-NZ" w:eastAsia="ko-KR"/>
              </w:rPr>
              <w:t>Camera</w:t>
            </w:r>
            <w:r w:rsidR="005C1F49" w:rsidRPr="007B7299">
              <w:rPr>
                <w:rFonts w:ascii="Consolas" w:hAnsi="Consolas" w:cs="Consolas"/>
                <w:bCs/>
                <w:color w:val="000080"/>
                <w:sz w:val="12"/>
                <w:highlight w:val="white"/>
                <w:lang w:val="en-NZ" w:eastAsia="ko-KR"/>
                <w:rPrChange w:id="543" w:author="Zhenmin Li" w:date="2014-04-05T16:41:00Z">
                  <w:rPr>
                    <w:rFonts w:ascii="Consolas" w:hAnsi="Consolas" w:cs="Consolas"/>
                    <w:b/>
                    <w:bCs/>
                    <w:color w:val="000080"/>
                    <w:sz w:val="12"/>
                    <w:highlight w:val="white"/>
                    <w:lang w:val="en-NZ" w:eastAsia="ko-KR"/>
                  </w:rPr>
                </w:rPrChange>
              </w:rPr>
              <w:t>.</w:t>
            </w:r>
            <w:r w:rsidR="005C1F49" w:rsidRPr="007B7299">
              <w:rPr>
                <w:rFonts w:ascii="Consolas" w:hAnsi="Consolas" w:cs="Consolas"/>
                <w:color w:val="000000"/>
                <w:sz w:val="12"/>
                <w:highlight w:val="white"/>
                <w:lang w:val="en-NZ" w:eastAsia="ko-KR"/>
              </w:rPr>
              <w:t>takepicture</w:t>
            </w:r>
            <w:r w:rsidR="005C1F49" w:rsidRPr="007B7299">
              <w:rPr>
                <w:rFonts w:ascii="Consolas" w:hAnsi="Consolas" w:cs="Consolas"/>
                <w:bCs/>
                <w:color w:val="000080"/>
                <w:sz w:val="12"/>
                <w:highlight w:val="white"/>
                <w:lang w:val="en-NZ" w:eastAsia="ko-KR"/>
                <w:rPrChange w:id="544" w:author="Zhenmin Li" w:date="2014-04-05T16:41:00Z">
                  <w:rPr>
                    <w:rFonts w:ascii="Consolas" w:hAnsi="Consolas" w:cs="Consolas"/>
                    <w:b/>
                    <w:bCs/>
                    <w:color w:val="000080"/>
                    <w:sz w:val="12"/>
                    <w:highlight w:val="white"/>
                    <w:lang w:val="en-NZ" w:eastAsia="ko-KR"/>
                  </w:rPr>
                </w:rPrChange>
              </w:rPr>
              <w:t>());</w:t>
            </w:r>
          </w:p>
          <w:p w:rsidR="005C1F49" w:rsidRPr="007B7299" w:rsidRDefault="008F27F8">
            <w:pPr>
              <w:spacing w:line="2" w:lineRule="atLeast"/>
              <w:ind w:firstLineChars="100" w:firstLine="120"/>
              <w:jc w:val="left"/>
              <w:rPr>
                <w:rFonts w:ascii="Consolas" w:hAnsi="Consolas" w:cs="Consolas"/>
                <w:color w:val="000000"/>
                <w:sz w:val="12"/>
                <w:highlight w:val="white"/>
                <w:lang w:val="en-NZ" w:eastAsia="zh-CN"/>
              </w:rPr>
              <w:pPrChange w:id="545" w:author="Zhenmin Li" w:date="2014-04-05T16:20:00Z">
                <w:pPr>
                  <w:spacing w:line="2" w:lineRule="atLeast"/>
                  <w:ind w:firstLineChars="200" w:firstLine="241"/>
                  <w:jc w:val="left"/>
                </w:pPr>
              </w:pPrChange>
            </w:pPr>
            <w:ins w:id="546" w:author="Zhenmin Li" w:date="2014-04-05T16:20:00Z">
              <w:r w:rsidRPr="007B7299">
                <w:rPr>
                  <w:rFonts w:ascii="Consolas" w:hAnsi="Consolas" w:cs="Consolas"/>
                  <w:bCs/>
                  <w:color w:val="000080"/>
                  <w:sz w:val="12"/>
                  <w:highlight w:val="white"/>
                  <w:lang w:val="en-NZ" w:eastAsia="zh-CN"/>
                  <w:rPrChange w:id="547" w:author="Zhenmin Li" w:date="2014-04-05T16:41:00Z">
                    <w:rPr>
                      <w:rFonts w:ascii="Consolas" w:hAnsi="Consolas" w:cs="Consolas"/>
                      <w:b/>
                      <w:bCs/>
                      <w:color w:val="000080"/>
                      <w:sz w:val="12"/>
                      <w:highlight w:val="white"/>
                      <w:lang w:val="en-NZ" w:eastAsia="zh-CN"/>
                    </w:rPr>
                  </w:rPrChange>
                </w:rPr>
                <w:t xml:space="preserve">  </w:t>
              </w:r>
            </w:ins>
            <w:r w:rsidR="005C1F49" w:rsidRPr="007B7299">
              <w:rPr>
                <w:rFonts w:ascii="Consolas" w:hAnsi="Consolas" w:cs="Consolas"/>
                <w:bCs/>
                <w:color w:val="000080"/>
                <w:sz w:val="12"/>
                <w:highlight w:val="white"/>
                <w:lang w:val="en-NZ" w:eastAsia="ko-KR"/>
                <w:rPrChange w:id="548" w:author="Zhenmin Li" w:date="2014-04-05T16:41:00Z">
                  <w:rPr>
                    <w:rFonts w:ascii="Consolas" w:hAnsi="Consolas" w:cs="Consolas"/>
                    <w:b/>
                    <w:bCs/>
                    <w:color w:val="000080"/>
                    <w:sz w:val="12"/>
                    <w:highlight w:val="white"/>
                    <w:lang w:val="en-NZ" w:eastAsia="ko-KR"/>
                  </w:rPr>
                </w:rPrChange>
              </w:rPr>
              <w:t>}</w:t>
            </w:r>
            <w:ins w:id="549" w:author="Zhenmin Li" w:date="2014-04-05T15:45:00Z">
              <w:r w:rsidR="00DF4AE6" w:rsidRPr="007B7299">
                <w:rPr>
                  <w:rFonts w:ascii="Consolas" w:hAnsi="Consolas" w:cs="Consolas"/>
                  <w:bCs/>
                  <w:color w:val="000080"/>
                  <w:sz w:val="12"/>
                  <w:highlight w:val="white"/>
                  <w:lang w:val="en-NZ" w:eastAsia="zh-CN"/>
                  <w:rPrChange w:id="550" w:author="Zhenmin Li" w:date="2014-04-05T16:41:00Z">
                    <w:rPr>
                      <w:rFonts w:ascii="Consolas" w:hAnsi="Consolas" w:cs="Consolas"/>
                      <w:b/>
                      <w:bCs/>
                      <w:color w:val="000080"/>
                      <w:sz w:val="12"/>
                      <w:highlight w:val="white"/>
                      <w:lang w:val="en-NZ" w:eastAsia="zh-CN"/>
                    </w:rPr>
                  </w:rPrChange>
                </w:rPr>
                <w:t xml:space="preserve"> </w:t>
              </w:r>
            </w:ins>
            <w:del w:id="551" w:author="Zhenmin Li" w:date="2014-04-05T15:45:00Z">
              <w:r w:rsidR="005C1F49" w:rsidRPr="007B7299" w:rsidDel="00DF4AE6">
                <w:rPr>
                  <w:rFonts w:ascii="Consolas" w:hAnsi="Consolas" w:cs="Consolas"/>
                  <w:color w:val="000000"/>
                  <w:sz w:val="12"/>
                  <w:highlight w:val="white"/>
                  <w:lang w:val="en-NZ" w:eastAsia="ko-KR"/>
                </w:rPr>
                <w:delText xml:space="preserve"> </w:delText>
              </w:r>
              <w:r w:rsidR="005C1F49" w:rsidRPr="007B7299" w:rsidDel="00DF4AE6">
                <w:rPr>
                  <w:rFonts w:ascii="Consolas" w:hAnsi="Consolas" w:cs="Consolas"/>
                  <w:color w:val="008000"/>
                  <w:sz w:val="12"/>
                  <w:highlight w:val="white"/>
                  <w:lang w:val="en-NZ" w:eastAsia="ko-KR"/>
                </w:rPr>
                <w:delText>//R3</w:delText>
              </w:r>
            </w:del>
          </w:p>
          <w:p w:rsidR="00EC473F" w:rsidRPr="000B4CAD" w:rsidDel="002E7F2A" w:rsidRDefault="005C1F49">
            <w:pPr>
              <w:spacing w:line="2" w:lineRule="atLeast"/>
              <w:ind w:firstLineChars="200" w:firstLine="240"/>
              <w:jc w:val="left"/>
              <w:rPr>
                <w:ins w:id="552" w:author="Zhenmin Li" w:date="2014-04-05T15:48:00Z"/>
                <w:del w:id="553" w:author="ben" w:date="2014-04-06T11:10:00Z"/>
                <w:rFonts w:ascii="Consolas" w:hAnsi="Consolas" w:cs="Consolas"/>
                <w:color w:val="990000"/>
                <w:sz w:val="12"/>
                <w:highlight w:val="white"/>
                <w:lang w:val="en-NZ" w:eastAsia="zh-CN"/>
                <w14:textFill>
                  <w14:solidFill>
                    <w14:srgbClr w14:val="990000">
                      <w14:lumMod w14:val="75000"/>
                    </w14:srgbClr>
                  </w14:solidFill>
                </w14:textFill>
                <w:rPrChange w:id="554" w:author="Zhenmin Li" w:date="2014-04-05T16:42:00Z">
                  <w:rPr>
                    <w:ins w:id="555" w:author="Zhenmin Li" w:date="2014-04-05T15:48:00Z"/>
                    <w:del w:id="556" w:author="ben" w:date="2014-04-06T11:10:00Z"/>
                    <w:rFonts w:ascii="Consolas" w:hAnsi="Consolas" w:cs="Consolas"/>
                    <w:color w:val="000000"/>
                    <w:sz w:val="12"/>
                    <w:highlight w:val="white"/>
                    <w:lang w:val="en-NZ" w:eastAsia="zh-CN"/>
                  </w:rPr>
                </w:rPrChange>
              </w:rPr>
              <w:pPrChange w:id="557" w:author="ben" w:date="2014-04-06T11:10:00Z">
                <w:pPr>
                  <w:spacing w:line="2" w:lineRule="atLeast"/>
                  <w:ind w:firstLineChars="200" w:firstLine="241"/>
                  <w:jc w:val="left"/>
                </w:pPr>
              </w:pPrChange>
            </w:pPr>
            <w:r w:rsidRPr="000B4CAD">
              <w:rPr>
                <w:rFonts w:ascii="Consolas" w:hAnsi="Consolas" w:cs="Consolas"/>
                <w:color w:val="990000"/>
                <w:sz w:val="12"/>
                <w:highlight w:val="white"/>
                <w:lang w:val="en-NZ" w:eastAsia="zh-CN"/>
                <w14:textFill>
                  <w14:solidFill>
                    <w14:srgbClr w14:val="990000">
                      <w14:lumMod w14:val="75000"/>
                    </w14:srgbClr>
                  </w14:solidFill>
                </w14:textFill>
                <w:rPrChange w:id="558" w:author="Zhenmin Li" w:date="2014-04-05T16:42:00Z">
                  <w:rPr>
                    <w:rFonts w:ascii="Consolas" w:hAnsi="Consolas" w:cs="Consolas"/>
                    <w:b/>
                    <w:bCs/>
                    <w:color w:val="000080"/>
                    <w:sz w:val="12"/>
                    <w:highlight w:val="white"/>
                    <w:lang w:val="en-NZ" w:eastAsia="ko-KR"/>
                  </w:rPr>
                </w:rPrChange>
              </w:rPr>
              <w:t xml:space="preserve">|| </w:t>
            </w:r>
          </w:p>
          <w:p w:rsidR="00AE4B5C" w:rsidRPr="007B7299" w:rsidRDefault="00AE4B5C">
            <w:pPr>
              <w:spacing w:line="2" w:lineRule="atLeast"/>
              <w:ind w:firstLineChars="200" w:firstLine="240"/>
              <w:jc w:val="left"/>
              <w:rPr>
                <w:rFonts w:ascii="Consolas" w:hAnsi="Consolas" w:cs="Consolas"/>
                <w:bCs/>
                <w:color w:val="000080"/>
                <w:sz w:val="12"/>
                <w:highlight w:val="white"/>
                <w:lang w:val="en-NZ" w:eastAsia="zh-CN"/>
                <w:rPrChange w:id="559" w:author="Zhenmin Li" w:date="2014-04-05T16:41:00Z">
                  <w:rPr>
                    <w:rFonts w:ascii="Consolas" w:hAnsi="Consolas" w:cs="Consolas"/>
                    <w:color w:val="000000"/>
                    <w:sz w:val="12"/>
                    <w:highlight w:val="white"/>
                    <w:lang w:val="en-NZ" w:eastAsia="zh-CN"/>
                  </w:rPr>
                </w:rPrChange>
              </w:rPr>
            </w:pPr>
            <w:ins w:id="560" w:author="Zhenmin Li" w:date="2014-04-05T15:48:00Z">
              <w:del w:id="561" w:author="ben" w:date="2014-04-06T11:10:00Z">
                <w:r w:rsidRPr="007B7299" w:rsidDel="002E7F2A">
                  <w:rPr>
                    <w:rFonts w:ascii="Consolas" w:hAnsi="Consolas" w:cs="Consolas"/>
                    <w:color w:val="008000"/>
                    <w:sz w:val="12"/>
                    <w:highlight w:val="white"/>
                    <w:lang w:val="en-NZ" w:eastAsia="ko-KR"/>
                    <w:rPrChange w:id="562" w:author="Zhenmin Li" w:date="2014-04-05T16:41:00Z">
                      <w:rPr>
                        <w:rFonts w:ascii="Consolas" w:hAnsi="Consolas" w:cs="Consolas"/>
                        <w:color w:val="000000"/>
                        <w:sz w:val="12"/>
                        <w:highlight w:val="white"/>
                        <w:lang w:val="en-NZ" w:eastAsia="zh-CN"/>
                      </w:rPr>
                    </w:rPrChange>
                  </w:rPr>
                  <w:delText xml:space="preserve">// </w:delText>
                </w:r>
              </w:del>
            </w:ins>
            <w:ins w:id="563" w:author="Zhenmin Li" w:date="2014-04-05T16:20:00Z">
              <w:del w:id="564" w:author="ben" w:date="2014-04-06T11:10:00Z">
                <w:r w:rsidR="008F27F8" w:rsidRPr="007B7299" w:rsidDel="002E7F2A">
                  <w:rPr>
                    <w:rFonts w:ascii="Consolas" w:hAnsi="Consolas" w:cs="Consolas"/>
                    <w:color w:val="008000"/>
                    <w:sz w:val="12"/>
                    <w:highlight w:val="white"/>
                    <w:lang w:val="en-NZ" w:eastAsia="zh-CN"/>
                  </w:rPr>
                  <w:delText>recognize and emit image type when picture is ready</w:delText>
                </w:r>
              </w:del>
            </w:ins>
          </w:p>
          <w:p w:rsidR="008D4233" w:rsidRPr="007B7299" w:rsidRDefault="005C1F49">
            <w:pPr>
              <w:spacing w:line="2" w:lineRule="atLeast"/>
              <w:ind w:firstLineChars="200" w:firstLine="240"/>
              <w:jc w:val="left"/>
              <w:rPr>
                <w:ins w:id="565" w:author="Zhenmin Li" w:date="2014-04-05T16:02:00Z"/>
                <w:rFonts w:ascii="Consolas" w:hAnsi="Consolas" w:cs="Consolas"/>
                <w:bCs/>
                <w:color w:val="000080"/>
                <w:sz w:val="12"/>
                <w:highlight w:val="white"/>
                <w:lang w:val="en-NZ" w:eastAsia="zh-CN"/>
                <w:rPrChange w:id="566" w:author="Zhenmin Li" w:date="2014-04-05T16:41:00Z">
                  <w:rPr>
                    <w:ins w:id="567" w:author="Zhenmin Li" w:date="2014-04-05T16:02:00Z"/>
                    <w:rFonts w:ascii="Consolas" w:hAnsi="Consolas" w:cs="Consolas"/>
                    <w:b/>
                    <w:bCs/>
                    <w:color w:val="000080"/>
                    <w:sz w:val="12"/>
                    <w:highlight w:val="white"/>
                    <w:lang w:val="en-NZ" w:eastAsia="zh-CN"/>
                  </w:rPr>
                </w:rPrChange>
              </w:rPr>
              <w:pPrChange w:id="568" w:author="Zhenmin Li" w:date="2014-04-05T16:41:00Z">
                <w:pPr>
                  <w:spacing w:line="2" w:lineRule="atLeast"/>
                  <w:ind w:firstLineChars="200" w:firstLine="241"/>
                  <w:jc w:val="left"/>
                </w:pPr>
              </w:pPrChange>
            </w:pPr>
            <w:r w:rsidRPr="007B7299">
              <w:rPr>
                <w:rFonts w:ascii="Consolas" w:hAnsi="Consolas" w:cs="Consolas"/>
                <w:bCs/>
                <w:color w:val="000080"/>
                <w:sz w:val="12"/>
                <w:highlight w:val="white"/>
                <w:lang w:val="en-NZ" w:eastAsia="ko-KR"/>
                <w:rPrChange w:id="569" w:author="Zhenmin Li" w:date="2014-04-05T16:41:00Z">
                  <w:rPr>
                    <w:rFonts w:ascii="Consolas" w:hAnsi="Consolas" w:cs="Consolas"/>
                    <w:b/>
                    <w:bCs/>
                    <w:color w:val="000080"/>
                    <w:sz w:val="12"/>
                    <w:highlight w:val="white"/>
                    <w:lang w:val="en-NZ" w:eastAsia="ko-KR"/>
                  </w:rPr>
                </w:rPrChange>
              </w:rPr>
              <w:t>{</w:t>
            </w:r>
            <w:ins w:id="570" w:author="Zhenmin Li" w:date="2014-04-05T16:03:00Z">
              <w:r w:rsidR="004D1011" w:rsidRPr="007B7299">
                <w:rPr>
                  <w:rFonts w:ascii="Consolas" w:hAnsi="Consolas" w:cs="Consolas"/>
                  <w:color w:val="008000"/>
                  <w:sz w:val="12"/>
                  <w:highlight w:val="white"/>
                  <w:lang w:val="en-NZ" w:eastAsia="ko-KR"/>
                  <w:rPrChange w:id="571" w:author="Zhenmin Li" w:date="2014-04-05T16:41:00Z">
                    <w:rPr>
                      <w:rFonts w:ascii="Consolas" w:hAnsi="Consolas" w:cs="Consolas"/>
                      <w:b/>
                      <w:bCs/>
                      <w:color w:val="000080"/>
                      <w:sz w:val="12"/>
                      <w:highlight w:val="white"/>
                      <w:lang w:val="en-NZ" w:eastAsia="zh-CN"/>
                    </w:rPr>
                  </w:rPrChange>
                </w:rPr>
                <w:t>//</w:t>
              </w:r>
              <w:del w:id="572" w:author="ben" w:date="2014-04-06T11:10:00Z">
                <w:r w:rsidR="004D1011" w:rsidRPr="007B7299" w:rsidDel="002E7F2A">
                  <w:rPr>
                    <w:rFonts w:ascii="Consolas" w:hAnsi="Consolas" w:cs="Consolas"/>
                    <w:color w:val="008000"/>
                    <w:sz w:val="12"/>
                    <w:highlight w:val="white"/>
                    <w:lang w:val="en-NZ" w:eastAsia="ko-KR"/>
                    <w:rPrChange w:id="573" w:author="Zhenmin Li" w:date="2014-04-05T16:41:00Z">
                      <w:rPr>
                        <w:rFonts w:ascii="Consolas" w:hAnsi="Consolas" w:cs="Consolas"/>
                        <w:b/>
                        <w:bCs/>
                        <w:color w:val="000080"/>
                        <w:sz w:val="12"/>
                        <w:highlight w:val="white"/>
                        <w:lang w:val="en-NZ" w:eastAsia="zh-CN"/>
                      </w:rPr>
                    </w:rPrChange>
                  </w:rPr>
                  <w:delText xml:space="preserve"> </w:delText>
                </w:r>
              </w:del>
            </w:ins>
            <w:ins w:id="574" w:author="Zhenmin Li" w:date="2014-04-05T16:21:00Z">
              <w:r w:rsidR="008F27F8" w:rsidRPr="007B7299">
                <w:rPr>
                  <w:rFonts w:ascii="Consolas" w:hAnsi="Consolas" w:cs="Consolas"/>
                  <w:color w:val="008000"/>
                  <w:sz w:val="12"/>
                  <w:highlight w:val="white"/>
                  <w:lang w:val="en-NZ" w:eastAsia="zh-CN"/>
                </w:rPr>
                <w:t>R3</w:t>
              </w:r>
            </w:ins>
            <w:ins w:id="575" w:author="ben" w:date="2014-04-06T11:10:00Z">
              <w:r w:rsidR="002E7F2A">
                <w:rPr>
                  <w:rFonts w:ascii="Consolas" w:hAnsi="Consolas" w:cs="Consolas" w:hint="eastAsia"/>
                  <w:color w:val="008000"/>
                  <w:sz w:val="12"/>
                  <w:highlight w:val="white"/>
                  <w:lang w:val="en-NZ" w:eastAsia="zh-CN"/>
                </w:rPr>
                <w:t xml:space="preserve">: </w:t>
              </w:r>
              <w:r w:rsidR="002E7F2A" w:rsidRPr="007B7299">
                <w:rPr>
                  <w:rFonts w:ascii="Consolas" w:hAnsi="Consolas" w:cs="Consolas"/>
                  <w:color w:val="008000"/>
                  <w:sz w:val="12"/>
                  <w:highlight w:val="white"/>
                  <w:lang w:val="en-NZ" w:eastAsia="zh-CN"/>
                </w:rPr>
                <w:t>recognize and emit image</w:t>
              </w:r>
            </w:ins>
            <w:ins w:id="576" w:author="ben" w:date="2014-04-06T11:12:00Z">
              <w:r w:rsidR="002E7F2A">
                <w:rPr>
                  <w:rFonts w:ascii="Consolas" w:hAnsi="Consolas" w:cs="Consolas" w:hint="eastAsia"/>
                  <w:color w:val="008000"/>
                  <w:sz w:val="12"/>
                  <w:highlight w:val="white"/>
                  <w:lang w:val="en-NZ" w:eastAsia="zh-CN"/>
                </w:rPr>
                <w:t xml:space="preserve"> </w:t>
              </w:r>
            </w:ins>
            <w:ins w:id="577" w:author="ben" w:date="2014-04-06T11:10:00Z">
              <w:r w:rsidR="002E7F2A" w:rsidRPr="007B7299">
                <w:rPr>
                  <w:rFonts w:ascii="Consolas" w:hAnsi="Consolas" w:cs="Consolas"/>
                  <w:color w:val="008000"/>
                  <w:sz w:val="12"/>
                  <w:highlight w:val="white"/>
                  <w:lang w:val="en-NZ" w:eastAsia="zh-CN"/>
                </w:rPr>
                <w:t>type</w:t>
              </w:r>
            </w:ins>
          </w:p>
          <w:p w:rsidR="005C1F49" w:rsidRPr="007B7299" w:rsidRDefault="004D1011">
            <w:pPr>
              <w:spacing w:line="2" w:lineRule="atLeast"/>
              <w:ind w:firstLineChars="200" w:firstLine="240"/>
              <w:jc w:val="left"/>
              <w:rPr>
                <w:rFonts w:ascii="Consolas" w:hAnsi="Consolas" w:cs="Consolas"/>
                <w:color w:val="000000"/>
                <w:sz w:val="12"/>
                <w:highlight w:val="white"/>
                <w:lang w:val="en-NZ" w:eastAsia="zh-CN"/>
              </w:rPr>
            </w:pPr>
            <w:ins w:id="578" w:author="Zhenmin Li" w:date="2014-04-05T16:03:00Z">
              <w:r w:rsidRPr="007B7299">
                <w:rPr>
                  <w:rFonts w:ascii="Consolas" w:hAnsi="Consolas" w:cs="Consolas"/>
                  <w:color w:val="000000"/>
                  <w:sz w:val="12"/>
                  <w:highlight w:val="white"/>
                  <w:lang w:val="en-NZ" w:eastAsia="zh-CN"/>
                </w:rPr>
                <w:t xml:space="preserve">  </w:t>
              </w:r>
            </w:ins>
            <w:r w:rsidR="005C1F49" w:rsidRPr="007B7299">
              <w:rPr>
                <w:rFonts w:ascii="Consolas" w:hAnsi="Consolas" w:cs="Consolas"/>
                <w:color w:val="990000"/>
                <w:sz w:val="12"/>
                <w:highlight w:val="white"/>
                <w:lang w:val="en-NZ" w:eastAsia="zh-CN"/>
                <w14:textFill>
                  <w14:solidFill>
                    <w14:srgbClr w14:val="990000">
                      <w14:lumMod w14:val="75000"/>
                    </w14:srgbClr>
                  </w14:solidFill>
                </w14:textFill>
                <w:rPrChange w:id="579" w:author="Zhenmin Li" w:date="2014-04-05T16:41:00Z">
                  <w:rPr>
                    <w:rFonts w:ascii="Consolas" w:hAnsi="Consolas" w:cs="Consolas"/>
                    <w:color w:val="000000"/>
                    <w:sz w:val="12"/>
                    <w:highlight w:val="white"/>
                    <w:lang w:val="en-NZ" w:eastAsia="ko-KR"/>
                  </w:rPr>
                </w:rPrChange>
              </w:rPr>
              <w:t>await</w:t>
            </w:r>
            <w:r w:rsidR="005C1F49" w:rsidRPr="007B7299">
              <w:rPr>
                <w:rFonts w:ascii="Consolas" w:hAnsi="Consolas" w:cs="Consolas"/>
                <w:color w:val="000000"/>
                <w:sz w:val="12"/>
                <w:highlight w:val="white"/>
                <w:lang w:val="en-NZ" w:eastAsia="ko-KR"/>
              </w:rPr>
              <w:t xml:space="preserve"> </w:t>
            </w:r>
            <w:r w:rsidR="005C1F49" w:rsidRPr="007B7299">
              <w:rPr>
                <w:rFonts w:ascii="Consolas" w:hAnsi="Consolas" w:cs="Consolas"/>
                <w:bCs/>
                <w:color w:val="000080"/>
                <w:sz w:val="12"/>
                <w:highlight w:val="white"/>
                <w:lang w:val="en-NZ" w:eastAsia="ko-KR"/>
                <w:rPrChange w:id="580" w:author="Zhenmin Li" w:date="2014-04-05T16:41:00Z">
                  <w:rPr>
                    <w:rFonts w:ascii="Consolas" w:hAnsi="Consolas" w:cs="Consolas"/>
                    <w:b/>
                    <w:bCs/>
                    <w:color w:val="000080"/>
                    <w:sz w:val="12"/>
                    <w:highlight w:val="white"/>
                    <w:lang w:val="en-NZ" w:eastAsia="ko-KR"/>
                  </w:rPr>
                </w:rPrChange>
              </w:rPr>
              <w:t>(</w:t>
            </w:r>
            <w:r w:rsidR="005C1F49" w:rsidRPr="007B7299">
              <w:rPr>
                <w:rFonts w:ascii="Consolas" w:hAnsi="Consolas" w:cs="Consolas"/>
                <w:color w:val="000000"/>
                <w:sz w:val="12"/>
                <w:highlight w:val="white"/>
                <w:lang w:val="en-NZ" w:eastAsia="ko-KR"/>
              </w:rPr>
              <w:t>picture</w:t>
            </w:r>
            <w:r w:rsidR="005C1F49" w:rsidRPr="007B7299">
              <w:rPr>
                <w:rFonts w:ascii="Consolas" w:hAnsi="Consolas" w:cs="Consolas"/>
                <w:bCs/>
                <w:color w:val="000080"/>
                <w:sz w:val="12"/>
                <w:highlight w:val="white"/>
                <w:lang w:val="en-NZ" w:eastAsia="ko-KR"/>
                <w:rPrChange w:id="581" w:author="Zhenmin Li" w:date="2014-04-05T16:41:00Z">
                  <w:rPr>
                    <w:rFonts w:ascii="Consolas" w:hAnsi="Consolas" w:cs="Consolas"/>
                    <w:b/>
                    <w:bCs/>
                    <w:color w:val="000080"/>
                    <w:sz w:val="12"/>
                    <w:highlight w:val="white"/>
                    <w:lang w:val="en-NZ" w:eastAsia="ko-KR"/>
                  </w:rPr>
                </w:rPrChange>
              </w:rPr>
              <w:t>);</w:t>
            </w:r>
            <w:del w:id="582" w:author="Zhenmin Li" w:date="2014-04-05T15:48:00Z">
              <w:r w:rsidR="005C1F49" w:rsidRPr="007B7299" w:rsidDel="00AE4B5C">
                <w:rPr>
                  <w:rFonts w:ascii="Consolas" w:hAnsi="Consolas" w:cs="Consolas"/>
                  <w:color w:val="000000"/>
                  <w:sz w:val="12"/>
                  <w:highlight w:val="white"/>
                  <w:lang w:val="en-NZ" w:eastAsia="ko-KR"/>
                </w:rPr>
                <w:delText xml:space="preserve"> </w:delText>
              </w:r>
              <w:r w:rsidR="005C1F49" w:rsidRPr="007B7299" w:rsidDel="00AE4B5C">
                <w:rPr>
                  <w:rFonts w:ascii="Consolas" w:hAnsi="Consolas" w:cs="Consolas"/>
                  <w:color w:val="008000"/>
                  <w:sz w:val="12"/>
                  <w:highlight w:val="white"/>
                  <w:lang w:val="en-NZ" w:eastAsia="ko-KR"/>
                </w:rPr>
                <w:delText>//R4</w:delText>
              </w:r>
            </w:del>
          </w:p>
          <w:p w:rsidR="008D4233" w:rsidRPr="007B7299" w:rsidRDefault="004D1011">
            <w:pPr>
              <w:spacing w:line="2" w:lineRule="atLeast"/>
              <w:ind w:firstLineChars="200" w:firstLine="240"/>
              <w:jc w:val="left"/>
              <w:rPr>
                <w:ins w:id="583" w:author="Zhenmin Li" w:date="2014-04-05T16:02:00Z"/>
                <w:rFonts w:ascii="Consolas" w:hAnsi="Consolas" w:cs="Consolas"/>
                <w:bCs/>
                <w:color w:val="000080"/>
                <w:sz w:val="12"/>
                <w:highlight w:val="white"/>
                <w:lang w:val="en-NZ" w:eastAsia="zh-CN"/>
                <w:rPrChange w:id="584" w:author="Zhenmin Li" w:date="2014-04-05T16:41:00Z">
                  <w:rPr>
                    <w:ins w:id="585" w:author="Zhenmin Li" w:date="2014-04-05T16:02:00Z"/>
                    <w:rFonts w:ascii="Consolas" w:hAnsi="Consolas" w:cs="Consolas"/>
                    <w:b/>
                    <w:bCs/>
                    <w:color w:val="000080"/>
                    <w:sz w:val="12"/>
                    <w:highlight w:val="white"/>
                    <w:lang w:val="en-NZ" w:eastAsia="zh-CN"/>
                  </w:rPr>
                </w:rPrChange>
              </w:rPr>
            </w:pPr>
            <w:ins w:id="586" w:author="Zhenmin Li" w:date="2014-04-05T16:03:00Z">
              <w:r w:rsidRPr="007B7299">
                <w:rPr>
                  <w:rFonts w:ascii="Consolas" w:hAnsi="Consolas" w:cs="Consolas"/>
                  <w:color w:val="000000"/>
                  <w:sz w:val="12"/>
                  <w:highlight w:val="white"/>
                  <w:lang w:val="en-NZ" w:eastAsia="zh-CN"/>
                </w:rPr>
                <w:t xml:space="preserve">  </w:t>
              </w:r>
            </w:ins>
            <w:r w:rsidR="006F0ED2" w:rsidRPr="007B7299">
              <w:rPr>
                <w:rFonts w:ascii="Consolas" w:hAnsi="Consolas" w:cs="Consolas"/>
                <w:color w:val="990000"/>
                <w:sz w:val="12"/>
                <w:highlight w:val="white"/>
                <w:lang w:val="en-NZ" w:eastAsia="zh-CN"/>
                <w14:textFill>
                  <w14:solidFill>
                    <w14:srgbClr w14:val="990000">
                      <w14:lumMod w14:val="75000"/>
                    </w14:srgbClr>
                  </w14:solidFill>
                </w14:textFill>
                <w:rPrChange w:id="587" w:author="Zhenmin Li" w:date="2014-04-05T16:41:00Z">
                  <w:rPr>
                    <w:rFonts w:ascii="Consolas" w:hAnsi="Consolas" w:cs="Consolas"/>
                    <w:color w:val="000000"/>
                    <w:sz w:val="12"/>
                    <w:highlight w:val="white"/>
                    <w:lang w:val="en-NZ" w:eastAsia="zh-CN"/>
                  </w:rPr>
                </w:rPrChange>
              </w:rPr>
              <w:t>emit</w:t>
            </w:r>
            <w:r w:rsidR="005C1F49" w:rsidRPr="007B7299">
              <w:rPr>
                <w:rFonts w:ascii="Consolas" w:hAnsi="Consolas" w:cs="Consolas"/>
                <w:color w:val="000000"/>
                <w:sz w:val="12"/>
                <w:highlight w:val="white"/>
                <w:lang w:val="en-NZ" w:eastAsia="ko-KR"/>
              </w:rPr>
              <w:t xml:space="preserve"> </w:t>
            </w:r>
            <w:r w:rsidR="006F0ED2" w:rsidRPr="007B7299">
              <w:rPr>
                <w:rFonts w:ascii="Consolas" w:hAnsi="Consolas" w:cs="Consolas"/>
                <w:color w:val="000000"/>
                <w:sz w:val="12"/>
                <w:highlight w:val="white"/>
                <w:lang w:val="en-NZ" w:eastAsia="zh-CN"/>
              </w:rPr>
              <w:t>itemtype</w:t>
            </w:r>
            <w:r w:rsidR="005C1F49" w:rsidRPr="007B7299">
              <w:rPr>
                <w:rFonts w:ascii="Consolas" w:hAnsi="Consolas" w:cs="Consolas"/>
                <w:bCs/>
                <w:color w:val="000080"/>
                <w:sz w:val="12"/>
                <w:highlight w:val="white"/>
                <w:lang w:val="en-NZ" w:eastAsia="ko-KR"/>
                <w:rPrChange w:id="588" w:author="Zhenmin Li" w:date="2014-04-05T16:41:00Z">
                  <w:rPr>
                    <w:rFonts w:ascii="Consolas" w:hAnsi="Consolas" w:cs="Consolas"/>
                    <w:b/>
                    <w:bCs/>
                    <w:color w:val="000080"/>
                    <w:sz w:val="12"/>
                    <w:highlight w:val="white"/>
                    <w:lang w:val="en-NZ" w:eastAsia="ko-KR"/>
                  </w:rPr>
                </w:rPrChange>
              </w:rPr>
              <w:t>(</w:t>
            </w:r>
            <w:r w:rsidR="005C1F49" w:rsidRPr="007B7299">
              <w:rPr>
                <w:rFonts w:ascii="Consolas" w:hAnsi="Consolas" w:cs="Consolas"/>
                <w:color w:val="000000"/>
                <w:sz w:val="12"/>
                <w:highlight w:val="white"/>
                <w:lang w:val="en-NZ" w:eastAsia="ko-KR"/>
              </w:rPr>
              <w:t>Process_Image</w:t>
            </w:r>
            <w:r w:rsidR="005C1F49" w:rsidRPr="007B7299">
              <w:rPr>
                <w:rFonts w:ascii="Consolas" w:hAnsi="Consolas" w:cs="Consolas"/>
                <w:bCs/>
                <w:color w:val="000080"/>
                <w:sz w:val="12"/>
                <w:highlight w:val="white"/>
                <w:lang w:val="en-NZ" w:eastAsia="ko-KR"/>
                <w:rPrChange w:id="589" w:author="Zhenmin Li" w:date="2014-04-05T16:41:00Z">
                  <w:rPr>
                    <w:rFonts w:ascii="Consolas" w:hAnsi="Consolas" w:cs="Consolas"/>
                    <w:b/>
                    <w:bCs/>
                    <w:color w:val="000080"/>
                    <w:sz w:val="12"/>
                    <w:highlight w:val="white"/>
                    <w:lang w:val="en-NZ" w:eastAsia="ko-KR"/>
                  </w:rPr>
                </w:rPrChange>
              </w:rPr>
              <w:t>.</w:t>
            </w:r>
            <w:r w:rsidR="005C1F49" w:rsidRPr="007B7299">
              <w:rPr>
                <w:rFonts w:ascii="Consolas" w:hAnsi="Consolas" w:cs="Consolas"/>
                <w:color w:val="000000"/>
                <w:sz w:val="12"/>
                <w:highlight w:val="white"/>
                <w:lang w:val="en-NZ" w:eastAsia="ko-KR"/>
              </w:rPr>
              <w:t>get_item_type</w:t>
            </w:r>
            <w:r w:rsidR="005C1F49" w:rsidRPr="007B7299">
              <w:rPr>
                <w:rFonts w:ascii="Consolas" w:hAnsi="Consolas" w:cs="Consolas"/>
                <w:bCs/>
                <w:color w:val="000080"/>
                <w:sz w:val="12"/>
                <w:highlight w:val="white"/>
                <w:lang w:val="en-NZ" w:eastAsia="ko-KR"/>
                <w:rPrChange w:id="590" w:author="Zhenmin Li" w:date="2014-04-05T16:41:00Z">
                  <w:rPr>
                    <w:rFonts w:ascii="Consolas" w:hAnsi="Consolas" w:cs="Consolas"/>
                    <w:b/>
                    <w:bCs/>
                    <w:color w:val="000080"/>
                    <w:sz w:val="12"/>
                    <w:highlight w:val="white"/>
                    <w:lang w:val="en-NZ" w:eastAsia="ko-KR"/>
                  </w:rPr>
                </w:rPrChange>
              </w:rPr>
              <w:t>(</w:t>
            </w:r>
            <w:r w:rsidR="005C1F49" w:rsidRPr="007B7299">
              <w:rPr>
                <w:rFonts w:ascii="Consolas" w:hAnsi="Consolas" w:cs="Consolas"/>
                <w:color w:val="000000"/>
                <w:sz w:val="12"/>
                <w:highlight w:val="white"/>
                <w:lang w:val="en-NZ" w:eastAsia="ko-KR"/>
              </w:rPr>
              <w:t>#picture</w:t>
            </w:r>
            <w:r w:rsidR="005C1F49" w:rsidRPr="007B7299">
              <w:rPr>
                <w:rFonts w:ascii="Consolas" w:hAnsi="Consolas" w:cs="Consolas"/>
                <w:bCs/>
                <w:color w:val="000080"/>
                <w:sz w:val="12"/>
                <w:highlight w:val="white"/>
                <w:lang w:val="en-NZ" w:eastAsia="ko-KR"/>
                <w:rPrChange w:id="591" w:author="Zhenmin Li" w:date="2014-04-05T16:41:00Z">
                  <w:rPr>
                    <w:rFonts w:ascii="Consolas" w:hAnsi="Consolas" w:cs="Consolas"/>
                    <w:b/>
                    <w:bCs/>
                    <w:color w:val="000080"/>
                    <w:sz w:val="12"/>
                    <w:highlight w:val="white"/>
                    <w:lang w:val="en-NZ" w:eastAsia="ko-KR"/>
                  </w:rPr>
                </w:rPrChange>
              </w:rPr>
              <w:t>));</w:t>
            </w:r>
          </w:p>
          <w:p w:rsidR="005C1F49" w:rsidRPr="007B7299" w:rsidDel="002E7F2A" w:rsidRDefault="005C1F49">
            <w:pPr>
              <w:spacing w:line="2" w:lineRule="atLeast"/>
              <w:ind w:firstLineChars="200" w:firstLine="240"/>
              <w:jc w:val="left"/>
              <w:rPr>
                <w:del w:id="592" w:author="ben" w:date="2014-04-06T11:12:00Z"/>
                <w:rFonts w:ascii="Consolas" w:hAnsi="Consolas" w:cs="Consolas"/>
                <w:bCs/>
                <w:color w:val="000080"/>
                <w:sz w:val="12"/>
                <w:highlight w:val="white"/>
                <w:lang w:val="en-NZ" w:eastAsia="ko-KR"/>
                <w:rPrChange w:id="593" w:author="Zhenmin Li" w:date="2014-04-05T16:41:00Z">
                  <w:rPr>
                    <w:del w:id="594" w:author="ben" w:date="2014-04-06T11:12:00Z"/>
                    <w:rFonts w:ascii="Consolas" w:hAnsi="Consolas" w:cs="Consolas"/>
                    <w:b/>
                    <w:bCs/>
                    <w:color w:val="000080"/>
                    <w:sz w:val="12"/>
                    <w:highlight w:val="white"/>
                    <w:lang w:val="en-NZ" w:eastAsia="ko-KR"/>
                  </w:rPr>
                </w:rPrChange>
              </w:rPr>
              <w:pPrChange w:id="595" w:author="ben" w:date="2014-04-06T11:12:00Z">
                <w:pPr>
                  <w:spacing w:line="2" w:lineRule="atLeast"/>
                  <w:ind w:firstLineChars="200" w:firstLine="241"/>
                  <w:jc w:val="left"/>
                </w:pPr>
              </w:pPrChange>
            </w:pPr>
            <w:r w:rsidRPr="007B7299">
              <w:rPr>
                <w:rFonts w:ascii="Consolas" w:hAnsi="Consolas" w:cs="Consolas"/>
                <w:bCs/>
                <w:color w:val="000080"/>
                <w:sz w:val="12"/>
                <w:highlight w:val="white"/>
                <w:lang w:val="en-NZ" w:eastAsia="ko-KR"/>
                <w:rPrChange w:id="596" w:author="Zhenmin Li" w:date="2014-04-05T16:41:00Z">
                  <w:rPr>
                    <w:rFonts w:ascii="Consolas" w:hAnsi="Consolas" w:cs="Consolas"/>
                    <w:b/>
                    <w:bCs/>
                    <w:color w:val="000080"/>
                    <w:sz w:val="12"/>
                    <w:highlight w:val="white"/>
                    <w:lang w:val="en-NZ" w:eastAsia="ko-KR"/>
                  </w:rPr>
                </w:rPrChange>
              </w:rPr>
              <w:t>}</w:t>
            </w:r>
          </w:p>
          <w:p w:rsidR="00EC473F" w:rsidRPr="007B7299" w:rsidRDefault="00EC473F">
            <w:pPr>
              <w:spacing w:line="2" w:lineRule="atLeast"/>
              <w:ind w:firstLineChars="200" w:firstLine="240"/>
              <w:jc w:val="left"/>
              <w:rPr>
                <w:ins w:id="597" w:author="Zhenmin Li" w:date="2014-04-05T16:29:00Z"/>
                <w:rFonts w:ascii="Consolas" w:hAnsi="Consolas" w:cs="Consolas"/>
                <w:color w:val="008000"/>
                <w:sz w:val="12"/>
                <w:highlight w:val="white"/>
                <w:lang w:val="en-NZ" w:eastAsia="zh-CN"/>
              </w:rPr>
            </w:pPr>
            <w:del w:id="598" w:author="ben" w:date="2014-04-06T11:12:00Z">
              <w:r w:rsidRPr="007B7299" w:rsidDel="002E7F2A">
                <w:rPr>
                  <w:rFonts w:ascii="Consolas" w:hAnsi="Consolas" w:cs="Consolas"/>
                  <w:color w:val="008000"/>
                  <w:sz w:val="12"/>
                  <w:highlight w:val="white"/>
                  <w:lang w:val="en-NZ" w:eastAsia="ko-KR"/>
                </w:rPr>
                <w:delText>// rest of R2</w:delText>
              </w:r>
            </w:del>
            <w:ins w:id="599" w:author="Zhenmin Li" w:date="2014-04-05T15:48:00Z">
              <w:del w:id="600" w:author="ben" w:date="2014-04-06T11:12:00Z">
                <w:r w:rsidR="00AE4B5C" w:rsidRPr="007B7299" w:rsidDel="002E7F2A">
                  <w:rPr>
                    <w:rFonts w:ascii="Consolas" w:hAnsi="Consolas" w:cs="Consolas"/>
                    <w:color w:val="008000"/>
                    <w:sz w:val="12"/>
                    <w:highlight w:val="white"/>
                    <w:lang w:val="en-NZ" w:eastAsia="ko-KR"/>
                  </w:rPr>
                  <w:delText>R</w:delText>
                </w:r>
                <w:r w:rsidR="00AE4B5C" w:rsidRPr="007B7299" w:rsidDel="002E7F2A">
                  <w:rPr>
                    <w:rFonts w:ascii="Consolas" w:hAnsi="Consolas" w:cs="Consolas"/>
                    <w:color w:val="008000"/>
                    <w:sz w:val="12"/>
                    <w:highlight w:val="white"/>
                    <w:lang w:val="en-NZ" w:eastAsia="zh-CN"/>
                  </w:rPr>
                  <w:delText>eaction1</w:delText>
                </w:r>
              </w:del>
            </w:ins>
          </w:p>
          <w:p w:rsidR="006C15A3" w:rsidRPr="007B7299" w:rsidRDefault="006C15A3">
            <w:pPr>
              <w:spacing w:line="2" w:lineRule="atLeast"/>
              <w:ind w:firstLineChars="200" w:firstLine="240"/>
              <w:jc w:val="left"/>
              <w:rPr>
                <w:rFonts w:ascii="Consolas" w:hAnsi="Consolas" w:cs="Consolas"/>
                <w:color w:val="008000"/>
                <w:sz w:val="12"/>
                <w:highlight w:val="white"/>
                <w:lang w:val="en-NZ" w:eastAsia="zh-CN"/>
              </w:rPr>
            </w:pPr>
            <w:ins w:id="601" w:author="Zhenmin Li" w:date="2014-04-05T16:29:00Z">
              <w:r w:rsidRPr="007B7299">
                <w:rPr>
                  <w:rFonts w:ascii="Consolas" w:hAnsi="Consolas" w:cs="Consolas"/>
                  <w:color w:val="008000"/>
                  <w:sz w:val="12"/>
                  <w:highlight w:val="white"/>
                  <w:lang w:val="en-NZ" w:eastAsia="ko-KR"/>
                </w:rPr>
                <w:t xml:space="preserve">// </w:t>
              </w:r>
              <w:r w:rsidRPr="007B7299">
                <w:rPr>
                  <w:rFonts w:ascii="Consolas" w:hAnsi="Consolas" w:cs="Consolas"/>
                  <w:color w:val="008000"/>
                  <w:sz w:val="12"/>
                  <w:highlight w:val="white"/>
                  <w:lang w:val="en-NZ" w:eastAsia="zh-CN"/>
                </w:rPr>
                <w:t>wait for item type and s</w:t>
              </w:r>
              <w:r w:rsidRPr="007B7299">
                <w:rPr>
                  <w:rFonts w:ascii="Consolas" w:hAnsi="Consolas" w:cs="Consolas"/>
                  <w:color w:val="008000"/>
                  <w:sz w:val="12"/>
                  <w:highlight w:val="white"/>
                  <w:lang w:val="en-NZ" w:eastAsia="ko-KR"/>
                </w:rPr>
                <w:t xml:space="preserve">end </w:t>
              </w:r>
              <w:r w:rsidRPr="007B7299">
                <w:rPr>
                  <w:rFonts w:ascii="Consolas" w:hAnsi="Consolas" w:cs="Consolas"/>
                  <w:color w:val="008000"/>
                  <w:sz w:val="12"/>
                  <w:highlight w:val="white"/>
                  <w:lang w:val="en-NZ" w:eastAsia="zh-CN"/>
                </w:rPr>
                <w:t>it</w:t>
              </w:r>
              <w:r w:rsidRPr="007B7299">
                <w:rPr>
                  <w:rFonts w:ascii="Consolas" w:hAnsi="Consolas" w:cs="Consolas"/>
                  <w:color w:val="008000"/>
                  <w:sz w:val="12"/>
                  <w:highlight w:val="white"/>
                  <w:lang w:val="en-NZ" w:eastAsia="ko-KR"/>
                </w:rPr>
                <w:t xml:space="preserve"> through channel</w:t>
              </w:r>
            </w:ins>
          </w:p>
          <w:p w:rsidR="00140678" w:rsidRPr="007B7299" w:rsidRDefault="005C1F49">
            <w:pPr>
              <w:spacing w:line="2" w:lineRule="atLeast"/>
              <w:ind w:firstLineChars="200" w:firstLine="240"/>
              <w:jc w:val="left"/>
              <w:rPr>
                <w:ins w:id="602" w:author="Zhenmin Li" w:date="2014-04-05T15:49:00Z"/>
                <w:rFonts w:ascii="Consolas" w:hAnsi="Consolas" w:cs="Consolas"/>
                <w:color w:val="000000"/>
                <w:sz w:val="12"/>
                <w:highlight w:val="white"/>
                <w:lang w:val="en-NZ" w:eastAsia="zh-CN"/>
              </w:rPr>
            </w:pPr>
            <w:r w:rsidRPr="007B7299">
              <w:rPr>
                <w:rFonts w:ascii="Consolas" w:hAnsi="Consolas" w:cs="Consolas"/>
                <w:color w:val="990000"/>
                <w:sz w:val="12"/>
                <w:highlight w:val="white"/>
                <w:lang w:val="en-NZ" w:eastAsia="zh-CN"/>
                <w14:textFill>
                  <w14:solidFill>
                    <w14:srgbClr w14:val="990000">
                      <w14:lumMod w14:val="75000"/>
                    </w14:srgbClr>
                  </w14:solidFill>
                </w14:textFill>
                <w:rPrChange w:id="603" w:author="Zhenmin Li" w:date="2014-04-05T16:41:00Z">
                  <w:rPr>
                    <w:rFonts w:ascii="Consolas" w:hAnsi="Consolas" w:cs="Consolas"/>
                    <w:color w:val="000000"/>
                    <w:sz w:val="12"/>
                    <w:highlight w:val="white"/>
                    <w:lang w:val="en-NZ" w:eastAsia="ko-KR"/>
                  </w:rPr>
                </w:rPrChange>
              </w:rPr>
              <w:t>await</w:t>
            </w:r>
            <w:r w:rsidRPr="007B7299">
              <w:rPr>
                <w:rFonts w:ascii="Consolas" w:hAnsi="Consolas" w:cs="Consolas"/>
                <w:bCs/>
                <w:color w:val="000080"/>
                <w:sz w:val="12"/>
                <w:highlight w:val="white"/>
                <w:lang w:val="en-NZ" w:eastAsia="ko-KR"/>
                <w:rPrChange w:id="604" w:author="Zhenmin Li" w:date="2014-04-05T16:41:00Z">
                  <w:rPr>
                    <w:rFonts w:ascii="Consolas" w:hAnsi="Consolas" w:cs="Consolas"/>
                    <w:b/>
                    <w:bCs/>
                    <w:color w:val="000080"/>
                    <w:sz w:val="12"/>
                    <w:highlight w:val="white"/>
                    <w:lang w:val="en-NZ" w:eastAsia="ko-KR"/>
                  </w:rPr>
                </w:rPrChange>
              </w:rPr>
              <w:t>(</w:t>
            </w:r>
            <w:r w:rsidRPr="007B7299">
              <w:rPr>
                <w:rFonts w:ascii="Consolas" w:hAnsi="Consolas" w:cs="Consolas"/>
                <w:color w:val="000000"/>
                <w:sz w:val="12"/>
                <w:highlight w:val="white"/>
                <w:lang w:val="en-NZ" w:eastAsia="ko-KR"/>
              </w:rPr>
              <w:t>itemtype</w:t>
            </w:r>
            <w:r w:rsidRPr="007B7299">
              <w:rPr>
                <w:rFonts w:ascii="Consolas" w:hAnsi="Consolas" w:cs="Consolas"/>
                <w:bCs/>
                <w:color w:val="000080"/>
                <w:sz w:val="12"/>
                <w:highlight w:val="white"/>
                <w:lang w:val="en-NZ" w:eastAsia="ko-KR"/>
                <w:rPrChange w:id="605" w:author="Zhenmin Li" w:date="2014-04-05T16:41:00Z">
                  <w:rPr>
                    <w:rFonts w:ascii="Consolas" w:hAnsi="Consolas" w:cs="Consolas"/>
                    <w:b/>
                    <w:bCs/>
                    <w:color w:val="000080"/>
                    <w:sz w:val="12"/>
                    <w:highlight w:val="white"/>
                    <w:lang w:val="en-NZ" w:eastAsia="ko-KR"/>
                  </w:rPr>
                </w:rPrChange>
              </w:rPr>
              <w:t>);</w:t>
            </w:r>
          </w:p>
          <w:p w:rsidR="005C1F49" w:rsidRPr="007B7299" w:rsidDel="006C15A3" w:rsidRDefault="005C1F49">
            <w:pPr>
              <w:spacing w:line="2" w:lineRule="atLeast"/>
              <w:ind w:firstLineChars="200" w:firstLine="240"/>
              <w:jc w:val="left"/>
              <w:rPr>
                <w:del w:id="606" w:author="Zhenmin Li" w:date="2014-04-05T16:29:00Z"/>
                <w:rFonts w:ascii="Consolas" w:hAnsi="Consolas" w:cs="Consolas"/>
                <w:color w:val="990000"/>
                <w:sz w:val="12"/>
                <w:highlight w:val="white"/>
                <w:lang w:val="en-NZ" w:eastAsia="zh-CN"/>
                <w14:textFill>
                  <w14:solidFill>
                    <w14:srgbClr w14:val="990000">
                      <w14:lumMod w14:val="75000"/>
                    </w14:srgbClr>
                  </w14:solidFill>
                </w14:textFill>
                <w:rPrChange w:id="607" w:author="Zhenmin Li" w:date="2014-04-05T16:41:00Z">
                  <w:rPr>
                    <w:del w:id="608" w:author="Zhenmin Li" w:date="2014-04-05T16:29:00Z"/>
                    <w:rFonts w:ascii="Consolas" w:hAnsi="Consolas" w:cs="Consolas"/>
                    <w:color w:val="000000"/>
                    <w:sz w:val="12"/>
                    <w:highlight w:val="white"/>
                    <w:lang w:val="en-NZ" w:eastAsia="zh-CN"/>
                  </w:rPr>
                </w:rPrChange>
              </w:rPr>
            </w:pPr>
            <w:del w:id="609" w:author="Zhenmin Li" w:date="2014-04-05T15:49:00Z">
              <w:r w:rsidRPr="007B7299" w:rsidDel="00140678">
                <w:rPr>
                  <w:rFonts w:ascii="Consolas" w:hAnsi="Consolas" w:cs="Consolas"/>
                  <w:color w:val="990000"/>
                  <w:sz w:val="12"/>
                  <w:highlight w:val="white"/>
                  <w:lang w:val="en-NZ" w:eastAsia="zh-CN"/>
                  <w14:textFill>
                    <w14:solidFill>
                      <w14:srgbClr w14:val="990000">
                        <w14:lumMod w14:val="75000"/>
                      </w14:srgbClr>
                    </w14:solidFill>
                  </w14:textFill>
                  <w:rPrChange w:id="610" w:author="Zhenmin Li" w:date="2014-04-05T16:41:00Z">
                    <w:rPr>
                      <w:rFonts w:ascii="Consolas" w:hAnsi="Consolas" w:cs="Consolas"/>
                      <w:color w:val="000000"/>
                      <w:sz w:val="12"/>
                      <w:highlight w:val="white"/>
                      <w:lang w:val="en-NZ" w:eastAsia="ko-KR"/>
                    </w:rPr>
                  </w:rPrChange>
                </w:rPr>
                <w:delText xml:space="preserve"> </w:delText>
              </w:r>
            </w:del>
          </w:p>
          <w:p w:rsidR="005C1F49" w:rsidRPr="007B7299" w:rsidDel="00D43661" w:rsidRDefault="006F0ED2">
            <w:pPr>
              <w:spacing w:line="2" w:lineRule="atLeast"/>
              <w:ind w:firstLineChars="200" w:firstLine="240"/>
              <w:jc w:val="left"/>
              <w:rPr>
                <w:del w:id="611" w:author="Zhenmin Li" w:date="2014-04-05T15:50:00Z"/>
                <w:rFonts w:ascii="Consolas" w:hAnsi="Consolas" w:cs="Consolas"/>
                <w:color w:val="000000"/>
                <w:sz w:val="12"/>
                <w:highlight w:val="white"/>
                <w:lang w:val="en-NZ" w:eastAsia="ko-KR"/>
              </w:rPr>
            </w:pPr>
            <w:r w:rsidRPr="007B7299">
              <w:rPr>
                <w:rFonts w:ascii="Consolas" w:hAnsi="Consolas" w:cs="Consolas"/>
                <w:color w:val="990000"/>
                <w:sz w:val="12"/>
                <w:highlight w:val="white"/>
                <w:lang w:val="en-NZ" w:eastAsia="zh-CN"/>
                <w14:textFill>
                  <w14:solidFill>
                    <w14:srgbClr w14:val="990000">
                      <w14:lumMod w14:val="75000"/>
                    </w14:srgbClr>
                  </w14:solidFill>
                </w14:textFill>
                <w:rPrChange w:id="612" w:author="Zhenmin Li" w:date="2014-04-05T16:41:00Z">
                  <w:rPr>
                    <w:rFonts w:ascii="Consolas" w:hAnsi="Consolas" w:cs="Consolas"/>
                    <w:color w:val="000000"/>
                    <w:sz w:val="12"/>
                    <w:highlight w:val="white"/>
                    <w:lang w:val="en-NZ" w:eastAsia="zh-CN"/>
                  </w:rPr>
                </w:rPrChange>
              </w:rPr>
              <w:t>send</w:t>
            </w:r>
            <w:r w:rsidR="005C1F49" w:rsidRPr="007B7299">
              <w:rPr>
                <w:rFonts w:ascii="Consolas" w:hAnsi="Consolas" w:cs="Consolas"/>
                <w:color w:val="000000"/>
                <w:sz w:val="12"/>
                <w:highlight w:val="white"/>
                <w:lang w:val="en-NZ" w:eastAsia="ko-KR"/>
              </w:rPr>
              <w:t xml:space="preserve"> ITEM_</w:t>
            </w:r>
            <w:r w:rsidRPr="007B7299">
              <w:rPr>
                <w:rFonts w:ascii="Consolas" w:hAnsi="Consolas" w:cs="Consolas"/>
                <w:color w:val="000000"/>
                <w:sz w:val="12"/>
                <w:highlight w:val="white"/>
                <w:lang w:val="en-NZ" w:eastAsia="zh-CN"/>
              </w:rPr>
              <w:t>TYPE</w:t>
            </w:r>
            <w:r w:rsidR="005C1F49" w:rsidRPr="007B7299">
              <w:rPr>
                <w:rFonts w:ascii="Consolas" w:hAnsi="Consolas" w:cs="Consolas"/>
                <w:bCs/>
                <w:color w:val="000080"/>
                <w:sz w:val="12"/>
                <w:highlight w:val="white"/>
                <w:lang w:val="en-NZ" w:eastAsia="ko-KR"/>
                <w:rPrChange w:id="613" w:author="Zhenmin Li" w:date="2014-04-05T16:41:00Z">
                  <w:rPr>
                    <w:rFonts w:ascii="Consolas" w:hAnsi="Consolas" w:cs="Consolas"/>
                    <w:b/>
                    <w:bCs/>
                    <w:color w:val="000080"/>
                    <w:sz w:val="12"/>
                    <w:highlight w:val="white"/>
                    <w:lang w:val="en-NZ" w:eastAsia="ko-KR"/>
                  </w:rPr>
                </w:rPrChange>
              </w:rPr>
              <w:t>(</w:t>
            </w:r>
            <w:r w:rsidR="005C1F49" w:rsidRPr="007B7299">
              <w:rPr>
                <w:rFonts w:ascii="Consolas" w:hAnsi="Consolas" w:cs="Consolas"/>
                <w:color w:val="000000"/>
                <w:sz w:val="12"/>
                <w:highlight w:val="white"/>
                <w:lang w:val="en-NZ" w:eastAsia="ko-KR"/>
              </w:rPr>
              <w:t>#itemtype</w:t>
            </w:r>
            <w:r w:rsidR="005C1F49" w:rsidRPr="007B7299">
              <w:rPr>
                <w:rFonts w:ascii="Consolas" w:hAnsi="Consolas" w:cs="Consolas"/>
                <w:bCs/>
                <w:color w:val="000080"/>
                <w:sz w:val="12"/>
                <w:highlight w:val="white"/>
                <w:lang w:val="en-NZ" w:eastAsia="ko-KR"/>
                <w:rPrChange w:id="614" w:author="Zhenmin Li" w:date="2014-04-05T16:41:00Z">
                  <w:rPr>
                    <w:rFonts w:ascii="Consolas" w:hAnsi="Consolas" w:cs="Consolas"/>
                    <w:b/>
                    <w:bCs/>
                    <w:color w:val="000080"/>
                    <w:sz w:val="12"/>
                    <w:highlight w:val="white"/>
                    <w:lang w:val="en-NZ" w:eastAsia="ko-KR"/>
                  </w:rPr>
                </w:rPrChange>
              </w:rPr>
              <w:t>);</w:t>
            </w:r>
            <w:del w:id="615" w:author="Zhenmin Li" w:date="2014-04-05T15:50:00Z">
              <w:r w:rsidR="005C1F49" w:rsidRPr="007B7299" w:rsidDel="00025585">
                <w:rPr>
                  <w:rFonts w:ascii="Consolas" w:hAnsi="Consolas" w:cs="Consolas"/>
                  <w:color w:val="000000"/>
                  <w:sz w:val="12"/>
                  <w:highlight w:val="white"/>
                  <w:lang w:val="en-NZ" w:eastAsia="ko-KR"/>
                </w:rPr>
                <w:delText xml:space="preserve"> </w:delText>
              </w:r>
            </w:del>
          </w:p>
          <w:p w:rsidR="005C1F49" w:rsidRPr="007B7299" w:rsidDel="00D43661" w:rsidRDefault="00E62421">
            <w:pPr>
              <w:spacing w:line="2" w:lineRule="atLeast"/>
              <w:ind w:firstLineChars="200" w:firstLine="240"/>
              <w:jc w:val="left"/>
              <w:rPr>
                <w:del w:id="616" w:author="Zhenmin Li" w:date="2014-04-05T15:50:00Z"/>
                <w:rFonts w:ascii="Consolas" w:hAnsi="Consolas" w:cs="Consolas"/>
                <w:color w:val="000000"/>
                <w:sz w:val="12"/>
                <w:highlight w:val="white"/>
                <w:lang w:val="en-NZ" w:eastAsia="zh-CN"/>
              </w:rPr>
            </w:pPr>
            <w:del w:id="617" w:author="Zhenmin Li" w:date="2014-04-05T15:50:00Z">
              <w:r w:rsidRPr="007B7299" w:rsidDel="00D43661">
                <w:rPr>
                  <w:rFonts w:ascii="Consolas" w:hAnsi="Consolas" w:cs="Consolas"/>
                  <w:color w:val="000000"/>
                  <w:sz w:val="12"/>
                  <w:highlight w:val="white"/>
                  <w:lang w:val="en-NZ" w:eastAsia="zh-CN"/>
                </w:rPr>
                <w:delText>receive</w:delText>
              </w:r>
              <w:r w:rsidRPr="007B7299" w:rsidDel="00D43661">
                <w:rPr>
                  <w:rFonts w:ascii="Consolas" w:hAnsi="Consolas" w:cs="Consolas"/>
                  <w:color w:val="000000"/>
                  <w:sz w:val="12"/>
                  <w:highlight w:val="white"/>
                  <w:lang w:val="en-NZ" w:eastAsia="ko-KR"/>
                </w:rPr>
                <w:delText xml:space="preserve"> </w:delText>
              </w:r>
              <w:r w:rsidRPr="007B7299" w:rsidDel="00D43661">
                <w:rPr>
                  <w:rFonts w:ascii="Consolas" w:hAnsi="Consolas" w:cs="Consolas"/>
                  <w:color w:val="000000"/>
                  <w:sz w:val="12"/>
                  <w:highlight w:val="white"/>
                  <w:lang w:val="en-NZ" w:eastAsia="zh-CN"/>
                </w:rPr>
                <w:delText>ITEM_PICKED;</w:delText>
              </w:r>
            </w:del>
          </w:p>
          <w:p w:rsidR="00DE6E65" w:rsidRPr="007B7299" w:rsidRDefault="00DE6E65">
            <w:pPr>
              <w:spacing w:line="2" w:lineRule="atLeast"/>
              <w:ind w:firstLineChars="200" w:firstLine="240"/>
              <w:jc w:val="left"/>
              <w:rPr>
                <w:rFonts w:ascii="Consolas" w:hAnsi="Consolas" w:cs="Consolas"/>
                <w:color w:val="000000"/>
                <w:sz w:val="12"/>
                <w:highlight w:val="white"/>
                <w:lang w:val="en-NZ" w:eastAsia="ko-KR"/>
              </w:rPr>
            </w:pPr>
            <w:del w:id="618" w:author="Zhenmin Li" w:date="2014-04-05T15:50:00Z">
              <w:r w:rsidRPr="007B7299" w:rsidDel="00D43661">
                <w:rPr>
                  <w:rFonts w:ascii="Consolas" w:hAnsi="Consolas" w:cs="Consolas"/>
                  <w:color w:val="000000"/>
                  <w:sz w:val="12"/>
                  <w:highlight w:val="white"/>
                  <w:lang w:val="en-NZ" w:eastAsia="zh-CN"/>
                </w:rPr>
                <w:delText>emit itempicked;</w:delText>
              </w:r>
            </w:del>
          </w:p>
          <w:p w:rsidR="00526FD4" w:rsidRPr="007B7299" w:rsidRDefault="005C1F49" w:rsidP="00B6623F">
            <w:pPr>
              <w:spacing w:line="2" w:lineRule="atLeast"/>
              <w:jc w:val="left"/>
              <w:rPr>
                <w:ins w:id="619" w:author="Zhenmin Li" w:date="2014-04-05T15:36:00Z"/>
                <w:rFonts w:ascii="Consolas" w:hAnsi="Consolas" w:cs="Consolas"/>
                <w:bCs/>
                <w:color w:val="000080"/>
                <w:sz w:val="12"/>
                <w:highlight w:val="white"/>
                <w:lang w:val="en-NZ" w:eastAsia="zh-CN"/>
                <w:rPrChange w:id="620" w:author="Zhenmin Li" w:date="2014-04-05T16:41:00Z">
                  <w:rPr>
                    <w:ins w:id="621" w:author="Zhenmin Li" w:date="2014-04-05T15:36:00Z"/>
                    <w:rFonts w:ascii="Consolas" w:hAnsi="Consolas" w:cs="Consolas"/>
                    <w:b/>
                    <w:bCs/>
                    <w:color w:val="000080"/>
                    <w:sz w:val="12"/>
                    <w:highlight w:val="white"/>
                    <w:lang w:val="en-NZ" w:eastAsia="zh-CN"/>
                  </w:rPr>
                </w:rPrChange>
              </w:rPr>
            </w:pPr>
            <w:del w:id="622" w:author="Zhenmin Li" w:date="2014-04-05T15:36:00Z">
              <w:r w:rsidRPr="007B7299" w:rsidDel="00526FD4">
                <w:rPr>
                  <w:rFonts w:ascii="Consolas" w:hAnsi="Consolas" w:cs="Consolas"/>
                  <w:bCs/>
                  <w:color w:val="000080"/>
                  <w:sz w:val="12"/>
                  <w:highlight w:val="white"/>
                  <w:lang w:val="en-NZ" w:eastAsia="ko-KR"/>
                  <w:rPrChange w:id="623" w:author="Zhenmin Li" w:date="2014-04-05T16:41:00Z">
                    <w:rPr>
                      <w:rFonts w:ascii="Consolas" w:hAnsi="Consolas" w:cs="Consolas"/>
                      <w:b/>
                      <w:bCs/>
                      <w:color w:val="000080"/>
                      <w:sz w:val="12"/>
                      <w:highlight w:val="white"/>
                      <w:lang w:val="en-NZ" w:eastAsia="ko-KR"/>
                    </w:rPr>
                  </w:rPrChange>
                </w:rPr>
                <w:delText>}</w:delText>
              </w:r>
            </w:del>
            <w:ins w:id="624" w:author="Zhenmin Li" w:date="2014-04-05T15:36:00Z">
              <w:r w:rsidR="00526FD4" w:rsidRPr="007B7299">
                <w:rPr>
                  <w:rFonts w:ascii="Consolas" w:hAnsi="Consolas" w:cs="Consolas"/>
                  <w:bCs/>
                  <w:color w:val="000080"/>
                  <w:sz w:val="12"/>
                  <w:highlight w:val="white"/>
                  <w:lang w:val="en-NZ" w:eastAsia="zh-CN"/>
                  <w:rPrChange w:id="625" w:author="Zhenmin Li" w:date="2014-04-05T16:41:00Z">
                    <w:rPr>
                      <w:rFonts w:ascii="Consolas" w:hAnsi="Consolas" w:cs="Consolas"/>
                      <w:b/>
                      <w:bCs/>
                      <w:color w:val="000080"/>
                      <w:sz w:val="12"/>
                      <w:highlight w:val="white"/>
                      <w:lang w:val="en-NZ" w:eastAsia="zh-CN"/>
                    </w:rPr>
                  </w:rPrChange>
                </w:rPr>
                <w:t xml:space="preserve">  </w:t>
              </w:r>
            </w:ins>
            <w:r w:rsidRPr="007B7299">
              <w:rPr>
                <w:rFonts w:ascii="Consolas" w:hAnsi="Consolas" w:cs="Consolas"/>
                <w:bCs/>
                <w:color w:val="000080"/>
                <w:sz w:val="12"/>
                <w:highlight w:val="white"/>
                <w:lang w:val="en-NZ" w:eastAsia="ko-KR"/>
                <w:rPrChange w:id="626" w:author="Zhenmin Li" w:date="2014-04-05T16:41:00Z">
                  <w:rPr>
                    <w:rFonts w:ascii="Consolas" w:hAnsi="Consolas" w:cs="Consolas"/>
                    <w:b/>
                    <w:bCs/>
                    <w:color w:val="000080"/>
                    <w:sz w:val="12"/>
                    <w:highlight w:val="white"/>
                    <w:lang w:val="en-NZ" w:eastAsia="ko-KR"/>
                  </w:rPr>
                </w:rPrChange>
              </w:rPr>
              <w:t>}</w:t>
            </w:r>
          </w:p>
          <w:p w:rsidR="005C1F49" w:rsidRPr="007B7299" w:rsidDel="00E2449F" w:rsidRDefault="005C1F49" w:rsidP="00B6623F">
            <w:pPr>
              <w:spacing w:line="2" w:lineRule="atLeast"/>
              <w:jc w:val="left"/>
              <w:rPr>
                <w:ins w:id="627" w:author="Zhenmin Li" w:date="2014-04-05T15:52:00Z"/>
                <w:del w:id="628" w:author="ben" w:date="2014-04-06T11:13:00Z"/>
                <w:rFonts w:ascii="Consolas" w:hAnsi="Consolas" w:cs="Consolas"/>
                <w:bCs/>
                <w:color w:val="000080"/>
                <w:sz w:val="12"/>
                <w:lang w:val="en-NZ" w:eastAsia="zh-CN"/>
                <w:rPrChange w:id="629" w:author="Zhenmin Li" w:date="2014-04-05T16:41:00Z">
                  <w:rPr>
                    <w:ins w:id="630" w:author="Zhenmin Li" w:date="2014-04-05T15:52:00Z"/>
                    <w:del w:id="631" w:author="ben" w:date="2014-04-06T11:13:00Z"/>
                    <w:rFonts w:ascii="Consolas" w:hAnsi="Consolas" w:cs="Consolas"/>
                    <w:b/>
                    <w:bCs/>
                    <w:color w:val="000080"/>
                    <w:sz w:val="12"/>
                    <w:lang w:val="en-NZ" w:eastAsia="zh-CN"/>
                  </w:rPr>
                </w:rPrChange>
              </w:rPr>
            </w:pPr>
            <w:r w:rsidRPr="007B7299">
              <w:rPr>
                <w:rFonts w:ascii="Consolas" w:hAnsi="Consolas" w:cs="Consolas"/>
                <w:bCs/>
                <w:color w:val="000080"/>
                <w:sz w:val="12"/>
                <w:highlight w:val="white"/>
                <w:lang w:val="en-NZ" w:eastAsia="ko-KR"/>
                <w:rPrChange w:id="632" w:author="Zhenmin Li" w:date="2014-04-05T16:41:00Z">
                  <w:rPr>
                    <w:rFonts w:ascii="Consolas" w:hAnsi="Consolas" w:cs="Consolas"/>
                    <w:b/>
                    <w:bCs/>
                    <w:color w:val="000080"/>
                    <w:sz w:val="12"/>
                    <w:highlight w:val="white"/>
                    <w:lang w:val="en-NZ" w:eastAsia="ko-KR"/>
                  </w:rPr>
                </w:rPrChange>
              </w:rPr>
              <w:t>}</w:t>
            </w:r>
          </w:p>
          <w:p w:rsidR="00992336" w:rsidRPr="007B7299" w:rsidRDefault="00992336" w:rsidP="00B6623F">
            <w:pPr>
              <w:spacing w:line="2" w:lineRule="atLeast"/>
              <w:jc w:val="left"/>
              <w:rPr>
                <w:rFonts w:ascii="Consolas" w:hAnsi="Consolas" w:cs="Consolas"/>
                <w:bCs/>
                <w:color w:val="000080"/>
                <w:sz w:val="12"/>
                <w:lang w:val="en-NZ" w:eastAsia="zh-CN"/>
                <w:rPrChange w:id="633" w:author="Zhenmin Li" w:date="2014-04-05T16:41:00Z">
                  <w:rPr>
                    <w:rFonts w:ascii="Consolas" w:hAnsi="Consolas" w:cs="Consolas"/>
                    <w:b/>
                    <w:bCs/>
                    <w:color w:val="000080"/>
                    <w:sz w:val="12"/>
                    <w:lang w:val="en-NZ" w:eastAsia="zh-CN"/>
                  </w:rPr>
                </w:rPrChange>
              </w:rPr>
            </w:pPr>
          </w:p>
          <w:p w:rsidR="00811D0F" w:rsidRPr="007B7299" w:rsidRDefault="00811D0F" w:rsidP="00811D0F">
            <w:pPr>
              <w:spacing w:line="2" w:lineRule="atLeast"/>
              <w:jc w:val="left"/>
              <w:rPr>
                <w:rFonts w:ascii="Consolas" w:hAnsi="Consolas" w:cs="Consolas"/>
                <w:bCs/>
                <w:color w:val="0000FF"/>
                <w:sz w:val="12"/>
                <w:highlight w:val="white"/>
                <w:lang w:val="en-NZ" w:eastAsia="zh-CN"/>
                <w:rPrChange w:id="634" w:author="Zhenmin Li" w:date="2014-04-05T16:41:00Z">
                  <w:rPr>
                    <w:rFonts w:ascii="Consolas" w:hAnsi="Consolas" w:cs="Consolas"/>
                    <w:b/>
                    <w:bCs/>
                    <w:color w:val="0000FF"/>
                    <w:sz w:val="12"/>
                    <w:highlight w:val="white"/>
                    <w:lang w:val="en-NZ" w:eastAsia="ko-KR"/>
                  </w:rPr>
                </w:rPrChange>
              </w:rPr>
            </w:pPr>
            <w:r w:rsidRPr="007B7299">
              <w:rPr>
                <w:rFonts w:ascii="Consolas" w:hAnsi="Consolas" w:cs="Consolas"/>
                <w:color w:val="000000"/>
                <w:sz w:val="12"/>
                <w:highlight w:val="white"/>
                <w:lang w:val="en-NZ" w:eastAsia="ko-KR"/>
              </w:rPr>
              <w:t>ArmController</w:t>
            </w:r>
            <w:r w:rsidRPr="007B7299">
              <w:rPr>
                <w:rFonts w:ascii="Consolas" w:hAnsi="Consolas" w:cs="Consolas"/>
                <w:bCs/>
                <w:color w:val="000080"/>
                <w:sz w:val="12"/>
                <w:highlight w:val="white"/>
                <w:lang w:val="en-NZ" w:eastAsia="ko-KR"/>
                <w:rPrChange w:id="635" w:author="Zhenmin Li" w:date="2014-04-05T16:41:00Z">
                  <w:rPr>
                    <w:rFonts w:ascii="Consolas" w:hAnsi="Consolas" w:cs="Consolas"/>
                    <w:b/>
                    <w:bCs/>
                    <w:color w:val="000080"/>
                    <w:sz w:val="12"/>
                    <w:highlight w:val="white"/>
                    <w:lang w:val="en-NZ" w:eastAsia="ko-KR"/>
                  </w:rPr>
                </w:rPrChange>
              </w:rPr>
              <w:t>(</w:t>
            </w:r>
            <w:ins w:id="636" w:author="ben" w:date="2014-04-06T11:30:00Z">
              <w:r w:rsidR="00BE6619">
                <w:rPr>
                  <w:rFonts w:ascii="Consolas" w:hAnsi="Consolas" w:cs="Consolas" w:hint="eastAsia"/>
                  <w:bCs/>
                  <w:color w:val="000080"/>
                  <w:sz w:val="12"/>
                  <w:highlight w:val="white"/>
                  <w:lang w:val="en-NZ" w:eastAsia="zh-CN"/>
                </w:rPr>
                <w:t xml:space="preserve"> </w:t>
              </w:r>
              <w:r w:rsidR="00BE6619" w:rsidRPr="00BE6619">
                <w:rPr>
                  <w:rFonts w:ascii="Consolas" w:hAnsi="Consolas" w:cs="Consolas"/>
                  <w:color w:val="008000"/>
                  <w:sz w:val="12"/>
                  <w:highlight w:val="white"/>
                  <w:lang w:val="en-NZ" w:eastAsia="zh-CN"/>
                  <w:rPrChange w:id="637" w:author="ben" w:date="2014-04-06T11:31:00Z">
                    <w:rPr>
                      <w:rFonts w:ascii="Consolas" w:hAnsi="Consolas" w:cs="Consolas"/>
                      <w:bCs/>
                      <w:color w:val="000080"/>
                      <w:sz w:val="12"/>
                      <w:highlight w:val="white"/>
                      <w:lang w:val="en-NZ" w:eastAsia="zh-CN"/>
                    </w:rPr>
                  </w:rPrChange>
                </w:rPr>
                <w:t>//ArmController CD</w:t>
              </w:r>
            </w:ins>
          </w:p>
          <w:p w:rsidR="00811D0F" w:rsidDel="00470420" w:rsidRDefault="00811D0F">
            <w:pPr>
              <w:spacing w:line="2" w:lineRule="atLeast"/>
              <w:ind w:firstLineChars="100" w:firstLine="120"/>
              <w:jc w:val="left"/>
              <w:rPr>
                <w:del w:id="638" w:author="Zhenmin Li" w:date="2014-04-05T15:57:00Z"/>
                <w:rFonts w:ascii="Consolas" w:hAnsi="Consolas" w:cs="Consolas"/>
                <w:color w:val="000000"/>
                <w:sz w:val="12"/>
                <w:highlight w:val="white"/>
                <w:lang w:val="en-NZ" w:eastAsia="zh-CN"/>
              </w:rPr>
            </w:pPr>
            <w:r w:rsidRPr="00AC357C">
              <w:rPr>
                <w:rFonts w:ascii="Consolas" w:hAnsi="Consolas" w:cs="Consolas"/>
                <w:color w:val="990000"/>
                <w:sz w:val="12"/>
                <w:highlight w:val="white"/>
                <w:lang w:val="en-NZ" w:eastAsia="zh-CN"/>
                <w14:textFill>
                  <w14:solidFill>
                    <w14:srgbClr w14:val="990000">
                      <w14:lumMod w14:val="75000"/>
                    </w14:srgbClr>
                  </w14:solidFill>
                </w14:textFill>
                <w:rPrChange w:id="639" w:author="Zhenmin Li" w:date="2014-04-05T16:43:00Z">
                  <w:rPr>
                    <w:rFonts w:ascii="Consolas" w:hAnsi="Consolas" w:cs="Consolas"/>
                    <w:color w:val="000000"/>
                    <w:sz w:val="12"/>
                    <w:highlight w:val="white"/>
                    <w:lang w:val="en-NZ" w:eastAsia="zh-CN"/>
                  </w:rPr>
                </w:rPrChange>
              </w:rPr>
              <w:t>input</w:t>
            </w:r>
            <w:r w:rsidRPr="007B7299">
              <w:rPr>
                <w:rFonts w:ascii="Consolas" w:hAnsi="Consolas" w:cs="Consolas"/>
                <w:color w:val="8000FF"/>
                <w:sz w:val="12"/>
                <w:highlight w:val="white"/>
                <w:lang w:val="en-NZ" w:eastAsia="ko-KR"/>
              </w:rPr>
              <w:t xml:space="preserve"> String </w:t>
            </w:r>
            <w:r w:rsidRPr="007B7299">
              <w:rPr>
                <w:rFonts w:ascii="Consolas" w:hAnsi="Consolas" w:cs="Consolas"/>
                <w:color w:val="990000"/>
                <w:sz w:val="12"/>
                <w:highlight w:val="white"/>
                <w:lang w:val="en-NZ" w:eastAsia="zh-CN"/>
                <w14:textFill>
                  <w14:solidFill>
                    <w14:srgbClr w14:val="990000">
                      <w14:lumMod w14:val="75000"/>
                    </w14:srgbClr>
                  </w14:solidFill>
                </w14:textFill>
                <w:rPrChange w:id="640" w:author="Zhenmin Li" w:date="2014-04-05T16:41:00Z">
                  <w:rPr>
                    <w:rFonts w:ascii="Consolas" w:hAnsi="Consolas" w:cs="Consolas"/>
                    <w:color w:val="000000"/>
                    <w:sz w:val="12"/>
                    <w:highlight w:val="white"/>
                    <w:lang w:val="en-NZ" w:eastAsia="zh-CN"/>
                  </w:rPr>
                </w:rPrChange>
              </w:rPr>
              <w:t>channel</w:t>
            </w:r>
            <w:r w:rsidRPr="007B7299">
              <w:rPr>
                <w:rFonts w:ascii="Consolas" w:hAnsi="Consolas" w:cs="Consolas"/>
                <w:color w:val="000000"/>
                <w:sz w:val="12"/>
                <w:highlight w:val="white"/>
                <w:lang w:val="en-NZ" w:eastAsia="ko-KR"/>
              </w:rPr>
              <w:t xml:space="preserve"> ITEM_TYPE;</w:t>
            </w:r>
          </w:p>
          <w:p w:rsidR="00470420" w:rsidRPr="007B7299" w:rsidRDefault="00470420">
            <w:pPr>
              <w:spacing w:line="2" w:lineRule="atLeast"/>
              <w:ind w:firstLineChars="100" w:firstLine="120"/>
              <w:jc w:val="left"/>
              <w:rPr>
                <w:ins w:id="641" w:author="ben" w:date="2014-04-06T11:29:00Z"/>
                <w:rFonts w:ascii="Consolas" w:hAnsi="Consolas" w:cs="Consolas"/>
                <w:color w:val="000000"/>
                <w:sz w:val="12"/>
                <w:highlight w:val="white"/>
                <w:lang w:val="en-NZ" w:eastAsia="zh-CN"/>
              </w:rPr>
            </w:pPr>
          </w:p>
          <w:p w:rsidR="00811D0F" w:rsidRPr="007B7299" w:rsidRDefault="00470420">
            <w:pPr>
              <w:spacing w:line="2" w:lineRule="atLeast"/>
              <w:ind w:firstLineChars="100" w:firstLine="120"/>
              <w:jc w:val="left"/>
              <w:rPr>
                <w:rFonts w:ascii="Consolas" w:hAnsi="Consolas" w:cs="Consolas"/>
                <w:color w:val="000000"/>
                <w:sz w:val="12"/>
                <w:highlight w:val="white"/>
                <w:lang w:val="en-NZ" w:eastAsia="zh-CN"/>
              </w:rPr>
            </w:pPr>
            <w:ins w:id="642" w:author="ben" w:date="2014-04-06T11:29:00Z">
              <w:r w:rsidRPr="00994433">
                <w:rPr>
                  <w:rFonts w:ascii="Consolas" w:hAnsi="Consolas" w:cs="Consolas"/>
                  <w:color w:val="990000"/>
                  <w:sz w:val="12"/>
                  <w:highlight w:val="white"/>
                  <w:lang w:val="en-NZ" w:eastAsia="zh-CN"/>
                  <w14:textFill>
                    <w14:solidFill>
                      <w14:srgbClr w14:val="990000">
                        <w14:lumMod w14:val="75000"/>
                      </w14:srgbClr>
                    </w14:solidFill>
                  </w14:textFill>
                </w:rPr>
                <w:t>input</w:t>
              </w:r>
              <w:r w:rsidRPr="007B7299">
                <w:rPr>
                  <w:rFonts w:ascii="Consolas" w:hAnsi="Consolas" w:cs="Consolas"/>
                  <w:color w:val="8000FF"/>
                  <w:sz w:val="12"/>
                  <w:highlight w:val="white"/>
                  <w:lang w:val="en-NZ" w:eastAsia="ko-KR"/>
                </w:rPr>
                <w:t xml:space="preserve"> </w:t>
              </w:r>
              <w:r w:rsidRPr="00994433">
                <w:rPr>
                  <w:rFonts w:ascii="Consolas" w:hAnsi="Consolas" w:cs="Consolas"/>
                  <w:color w:val="990000"/>
                  <w:sz w:val="12"/>
                  <w:highlight w:val="white"/>
                  <w:lang w:val="en-NZ" w:eastAsia="zh-CN"/>
                  <w14:textFill>
                    <w14:solidFill>
                      <w14:srgbClr w14:val="990000">
                        <w14:lumMod w14:val="75000"/>
                      </w14:srgbClr>
                    </w14:solidFill>
                  </w14:textFill>
                </w:rPr>
                <w:t>signal</w:t>
              </w:r>
              <w:r w:rsidRPr="007B7299">
                <w:rPr>
                  <w:rFonts w:ascii="Consolas" w:hAnsi="Consolas" w:cs="Consolas"/>
                  <w:color w:val="000000"/>
                  <w:sz w:val="12"/>
                  <w:highlight w:val="white"/>
                  <w:lang w:val="en-NZ" w:eastAsia="ko-KR"/>
                </w:rPr>
                <w:t xml:space="preserve"> </w:t>
              </w:r>
              <w:r>
                <w:rPr>
                  <w:rFonts w:ascii="Consolas" w:hAnsi="Consolas" w:cs="Consolas" w:hint="eastAsia"/>
                  <w:color w:val="000000"/>
                  <w:sz w:val="12"/>
                  <w:highlight w:val="white"/>
                  <w:lang w:val="en-NZ" w:eastAsia="zh-CN"/>
                </w:rPr>
                <w:t>ITEM_READY</w:t>
              </w:r>
              <w:r w:rsidRPr="007B7299">
                <w:rPr>
                  <w:rFonts w:ascii="Consolas" w:hAnsi="Consolas" w:cs="Consolas"/>
                  <w:color w:val="000000"/>
                  <w:sz w:val="12"/>
                  <w:highlight w:val="white"/>
                  <w:lang w:val="en-NZ" w:eastAsia="zh-CN"/>
                </w:rPr>
                <w:t>;</w:t>
              </w:r>
            </w:ins>
            <w:del w:id="643" w:author="Zhenmin Li" w:date="2014-04-05T15:57:00Z">
              <w:r w:rsidR="00811D0F" w:rsidRPr="007B7299" w:rsidDel="00A469E4">
                <w:rPr>
                  <w:rFonts w:ascii="Consolas" w:hAnsi="Consolas" w:cs="Consolas"/>
                  <w:color w:val="000000"/>
                  <w:sz w:val="12"/>
                  <w:highlight w:val="white"/>
                  <w:lang w:val="en-NZ" w:eastAsia="zh-CN"/>
                </w:rPr>
                <w:delText>output</w:delText>
              </w:r>
              <w:r w:rsidR="00811D0F" w:rsidRPr="007B7299" w:rsidDel="00A469E4">
                <w:rPr>
                  <w:rFonts w:ascii="Consolas" w:hAnsi="Consolas" w:cs="Consolas"/>
                  <w:color w:val="8000FF"/>
                  <w:sz w:val="12"/>
                  <w:highlight w:val="white"/>
                  <w:lang w:val="en-NZ" w:eastAsia="ko-KR"/>
                </w:rPr>
                <w:delText xml:space="preserve"> boolean </w:delText>
              </w:r>
              <w:r w:rsidR="00811D0F" w:rsidRPr="007B7299" w:rsidDel="00A469E4">
                <w:rPr>
                  <w:rFonts w:ascii="Consolas" w:hAnsi="Consolas" w:cs="Consolas"/>
                  <w:color w:val="000000"/>
                  <w:sz w:val="12"/>
                  <w:highlight w:val="white"/>
                  <w:lang w:val="en-NZ" w:eastAsia="zh-CN"/>
                </w:rPr>
                <w:delText>channel</w:delText>
              </w:r>
              <w:r w:rsidR="00811D0F" w:rsidRPr="007B7299" w:rsidDel="00A469E4">
                <w:rPr>
                  <w:rFonts w:ascii="Consolas" w:hAnsi="Consolas" w:cs="Consolas"/>
                  <w:color w:val="000000"/>
                  <w:sz w:val="12"/>
                  <w:highlight w:val="white"/>
                  <w:lang w:val="en-NZ" w:eastAsia="ko-KR"/>
                </w:rPr>
                <w:delText xml:space="preserve"> ITEM_PICKED;</w:delText>
              </w:r>
            </w:del>
          </w:p>
          <w:p w:rsidR="00811D0F" w:rsidDel="00470420" w:rsidRDefault="00811D0F" w:rsidP="00811D0F">
            <w:pPr>
              <w:spacing w:line="2" w:lineRule="atLeast"/>
              <w:ind w:firstLineChars="100" w:firstLine="120"/>
              <w:jc w:val="left"/>
              <w:rPr>
                <w:ins w:id="644" w:author="Zhenmin Li" w:date="2014-04-05T16:48:00Z"/>
                <w:del w:id="645" w:author="ben" w:date="2014-04-06T11:29:00Z"/>
                <w:rFonts w:ascii="Consolas" w:hAnsi="Consolas" w:cs="Consolas"/>
                <w:color w:val="000000"/>
                <w:sz w:val="12"/>
                <w:highlight w:val="white"/>
                <w:lang w:val="en-NZ" w:eastAsia="zh-CN"/>
              </w:rPr>
            </w:pPr>
            <w:del w:id="646" w:author="ben" w:date="2014-04-06T11:29:00Z">
              <w:r w:rsidRPr="00AC357C" w:rsidDel="00470420">
                <w:rPr>
                  <w:rFonts w:ascii="Consolas" w:hAnsi="Consolas" w:cs="Consolas"/>
                  <w:color w:val="990000"/>
                  <w:sz w:val="12"/>
                  <w:highlight w:val="white"/>
                  <w:lang w:val="en-NZ" w:eastAsia="zh-CN"/>
                  <w14:textFill>
                    <w14:solidFill>
                      <w14:srgbClr w14:val="990000">
                        <w14:lumMod w14:val="75000"/>
                      </w14:srgbClr>
                    </w14:solidFill>
                  </w14:textFill>
                  <w:rPrChange w:id="647" w:author="Zhenmin Li" w:date="2014-04-05T16:43:00Z">
                    <w:rPr>
                      <w:rFonts w:ascii="Consolas" w:hAnsi="Consolas" w:cs="Consolas"/>
                      <w:color w:val="000000"/>
                      <w:sz w:val="12"/>
                      <w:highlight w:val="white"/>
                      <w:lang w:val="en-NZ" w:eastAsia="zh-CN"/>
                    </w:rPr>
                  </w:rPrChange>
                </w:rPr>
                <w:delText>output</w:delText>
              </w:r>
              <w:r w:rsidRPr="007B7299" w:rsidDel="00470420">
                <w:rPr>
                  <w:rFonts w:ascii="Consolas" w:hAnsi="Consolas" w:cs="Consolas"/>
                  <w:color w:val="8000FF"/>
                  <w:sz w:val="12"/>
                  <w:highlight w:val="white"/>
                  <w:lang w:val="en-NZ" w:eastAsia="ko-KR"/>
                </w:rPr>
                <w:delText xml:space="preserve"> </w:delText>
              </w:r>
              <w:r w:rsidRPr="007B7299" w:rsidDel="00470420">
                <w:rPr>
                  <w:rFonts w:ascii="Consolas" w:hAnsi="Consolas" w:cs="Consolas"/>
                  <w:color w:val="990000"/>
                  <w:sz w:val="12"/>
                  <w:highlight w:val="white"/>
                  <w:lang w:val="en-NZ" w:eastAsia="zh-CN"/>
                  <w14:textFill>
                    <w14:solidFill>
                      <w14:srgbClr w14:val="990000">
                        <w14:lumMod w14:val="75000"/>
                      </w14:srgbClr>
                    </w14:solidFill>
                  </w14:textFill>
                  <w:rPrChange w:id="648" w:author="Zhenmin Li" w:date="2014-04-05T16:41:00Z">
                    <w:rPr>
                      <w:rFonts w:ascii="Consolas" w:hAnsi="Consolas" w:cs="Consolas"/>
                      <w:color w:val="8000FF"/>
                      <w:sz w:val="12"/>
                      <w:highlight w:val="white"/>
                      <w:lang w:val="en-NZ" w:eastAsia="ko-KR"/>
                    </w:rPr>
                  </w:rPrChange>
                </w:rPr>
                <w:delText>signal</w:delText>
              </w:r>
              <w:r w:rsidR="00296D29" w:rsidRPr="007B7299" w:rsidDel="00470420">
                <w:rPr>
                  <w:rFonts w:ascii="Consolas" w:hAnsi="Consolas" w:cs="Consolas"/>
                  <w:color w:val="000000"/>
                  <w:sz w:val="12"/>
                  <w:highlight w:val="white"/>
                  <w:lang w:val="en-NZ" w:eastAsia="ko-KR"/>
                </w:rPr>
                <w:delText xml:space="preserve"> </w:delText>
              </w:r>
            </w:del>
            <w:ins w:id="649" w:author="Zhenmin Li" w:date="2014-04-05T16:47:00Z">
              <w:del w:id="650" w:author="ben" w:date="2014-04-06T11:08:00Z">
                <w:r w:rsidR="00BE45E3" w:rsidRPr="006F4136" w:rsidDel="009602AA">
                  <w:rPr>
                    <w:rFonts w:ascii="Consolas" w:hAnsi="Consolas" w:cs="Consolas" w:hint="eastAsia"/>
                    <w:color w:val="000000"/>
                    <w:sz w:val="12"/>
                    <w:highlight w:val="white"/>
                    <w:lang w:val="en-NZ" w:eastAsia="zh-CN"/>
                  </w:rPr>
                  <w:delText>PICK_AND_MOVE</w:delText>
                </w:r>
                <w:r w:rsidR="00BE45E3" w:rsidRPr="006F4136" w:rsidDel="009602AA">
                  <w:rPr>
                    <w:rFonts w:ascii="Consolas" w:hAnsi="Consolas" w:cs="Consolas"/>
                    <w:color w:val="000000"/>
                    <w:sz w:val="12"/>
                    <w:highlight w:val="white"/>
                    <w:lang w:val="en-NZ" w:eastAsia="ko-KR"/>
                  </w:rPr>
                  <w:delText>LEFT</w:delText>
                </w:r>
              </w:del>
            </w:ins>
            <w:del w:id="651" w:author="ben" w:date="2014-04-06T11:29:00Z">
              <w:r w:rsidR="00296D29" w:rsidRPr="007B7299" w:rsidDel="00470420">
                <w:rPr>
                  <w:rFonts w:ascii="Consolas" w:hAnsi="Consolas" w:cs="Consolas"/>
                  <w:color w:val="000000"/>
                  <w:sz w:val="12"/>
                  <w:highlight w:val="white"/>
                  <w:lang w:val="en-NZ" w:eastAsia="zh-CN"/>
                </w:rPr>
                <w:delText>ARM_</w:delText>
              </w:r>
              <w:r w:rsidRPr="007B7299" w:rsidDel="00470420">
                <w:rPr>
                  <w:rFonts w:ascii="Consolas" w:hAnsi="Consolas" w:cs="Consolas"/>
                  <w:color w:val="000000"/>
                  <w:sz w:val="12"/>
                  <w:highlight w:val="white"/>
                  <w:lang w:val="en-NZ" w:eastAsia="ko-KR"/>
                </w:rPr>
                <w:delText xml:space="preserve">LEFT, </w:delText>
              </w:r>
            </w:del>
            <w:ins w:id="652" w:author="Zhenmin Li" w:date="2014-04-05T16:47:00Z">
              <w:del w:id="653" w:author="ben" w:date="2014-04-06T11:08:00Z">
                <w:r w:rsidR="00BE45E3" w:rsidRPr="006F4136" w:rsidDel="009602AA">
                  <w:rPr>
                    <w:rFonts w:ascii="Consolas" w:hAnsi="Consolas" w:cs="Consolas" w:hint="eastAsia"/>
                    <w:color w:val="000000"/>
                    <w:sz w:val="12"/>
                    <w:highlight w:val="white"/>
                    <w:lang w:val="en-NZ" w:eastAsia="zh-CN"/>
                  </w:rPr>
                  <w:delText>PICK_AND_MOVERIGHT</w:delText>
                </w:r>
              </w:del>
            </w:ins>
            <w:del w:id="654" w:author="ben" w:date="2014-04-06T11:29:00Z">
              <w:r w:rsidR="00296D29" w:rsidRPr="007B7299" w:rsidDel="00470420">
                <w:rPr>
                  <w:rFonts w:ascii="Consolas" w:hAnsi="Consolas" w:cs="Consolas"/>
                  <w:color w:val="000000"/>
                  <w:sz w:val="12"/>
                  <w:highlight w:val="white"/>
                  <w:lang w:val="en-NZ" w:eastAsia="zh-CN"/>
                </w:rPr>
                <w:delText>ARM_</w:delText>
              </w:r>
              <w:r w:rsidRPr="007B7299" w:rsidDel="00470420">
                <w:rPr>
                  <w:rFonts w:ascii="Consolas" w:hAnsi="Consolas" w:cs="Consolas"/>
                  <w:color w:val="000000"/>
                  <w:sz w:val="12"/>
                  <w:highlight w:val="white"/>
                  <w:lang w:val="en-NZ" w:eastAsia="ko-KR"/>
                </w:rPr>
                <w:delText>RIGHT;</w:delText>
              </w:r>
            </w:del>
          </w:p>
          <w:p w:rsidR="00BE45E3" w:rsidRPr="007B7299" w:rsidRDefault="00172E53">
            <w:pPr>
              <w:spacing w:line="2" w:lineRule="atLeast"/>
              <w:ind w:firstLineChars="100" w:firstLine="120"/>
              <w:jc w:val="left"/>
              <w:rPr>
                <w:rFonts w:ascii="Consolas" w:hAnsi="Consolas" w:cs="Consolas"/>
                <w:color w:val="000000"/>
                <w:sz w:val="12"/>
                <w:highlight w:val="white"/>
                <w:lang w:val="en-NZ" w:eastAsia="zh-CN"/>
              </w:rPr>
            </w:pPr>
            <w:ins w:id="655" w:author="ben" w:date="2014-04-06T11:09:00Z">
              <w:r>
                <w:rPr>
                  <w:rFonts w:ascii="Consolas" w:hAnsi="Consolas" w:cs="Consolas" w:hint="eastAsia"/>
                  <w:color w:val="990000"/>
                  <w:sz w:val="12"/>
                  <w:highlight w:val="white"/>
                  <w:lang w:val="en-NZ" w:eastAsia="zh-CN"/>
                  <w14:textFill>
                    <w14:solidFill>
                      <w14:srgbClr w14:val="990000">
                        <w14:lumMod w14:val="75000"/>
                      </w14:srgbClr>
                    </w14:solidFill>
                  </w14:textFill>
                </w:rPr>
                <w:t>in</w:t>
              </w:r>
            </w:ins>
            <w:ins w:id="656" w:author="Zhenmin Li" w:date="2014-04-05T16:48:00Z">
              <w:del w:id="657" w:author="ben" w:date="2014-04-06T11:09:00Z">
                <w:r w:rsidR="00BE45E3" w:rsidRPr="006F4136" w:rsidDel="00172E53">
                  <w:rPr>
                    <w:rFonts w:ascii="Consolas" w:hAnsi="Consolas" w:cs="Consolas"/>
                    <w:color w:val="990000"/>
                    <w:sz w:val="12"/>
                    <w:highlight w:val="white"/>
                    <w:lang w:val="en-NZ" w:eastAsia="zh-CN"/>
                    <w14:textFill>
                      <w14:solidFill>
                        <w14:srgbClr w14:val="990000">
                          <w14:lumMod w14:val="75000"/>
                        </w14:srgbClr>
                      </w14:solidFill>
                    </w14:textFill>
                  </w:rPr>
                  <w:delText>out</w:delText>
                </w:r>
              </w:del>
              <w:r w:rsidR="00BE45E3" w:rsidRPr="006F4136">
                <w:rPr>
                  <w:rFonts w:ascii="Consolas" w:hAnsi="Consolas" w:cs="Consolas"/>
                  <w:color w:val="990000"/>
                  <w:sz w:val="12"/>
                  <w:highlight w:val="white"/>
                  <w:lang w:val="en-NZ" w:eastAsia="zh-CN"/>
                  <w14:textFill>
                    <w14:solidFill>
                      <w14:srgbClr w14:val="990000">
                        <w14:lumMod w14:val="75000"/>
                      </w14:srgbClr>
                    </w14:solidFill>
                  </w14:textFill>
                </w:rPr>
                <w:t>put</w:t>
              </w:r>
              <w:r w:rsidR="00BE45E3" w:rsidRPr="006F4136">
                <w:rPr>
                  <w:rFonts w:ascii="Consolas" w:hAnsi="Consolas" w:cs="Consolas"/>
                  <w:color w:val="8000FF"/>
                  <w:sz w:val="12"/>
                  <w:highlight w:val="white"/>
                  <w:lang w:val="en-NZ" w:eastAsia="ko-KR"/>
                </w:rPr>
                <w:t xml:space="preserve"> </w:t>
              </w:r>
              <w:r w:rsidR="00BE45E3" w:rsidRPr="006F4136">
                <w:rPr>
                  <w:rFonts w:ascii="Consolas" w:hAnsi="Consolas" w:cs="Consolas"/>
                  <w:color w:val="990000"/>
                  <w:sz w:val="12"/>
                  <w:highlight w:val="white"/>
                  <w:lang w:val="en-NZ" w:eastAsia="zh-CN"/>
                  <w14:textFill>
                    <w14:solidFill>
                      <w14:srgbClr w14:val="990000">
                        <w14:lumMod w14:val="75000"/>
                      </w14:srgbClr>
                    </w14:solidFill>
                  </w14:textFill>
                </w:rPr>
                <w:t>signal</w:t>
              </w:r>
              <w:r w:rsidR="00BE45E3" w:rsidRPr="006F4136">
                <w:rPr>
                  <w:rFonts w:ascii="Consolas" w:hAnsi="Consolas" w:cs="Consolas"/>
                  <w:color w:val="000000"/>
                  <w:sz w:val="12"/>
                  <w:highlight w:val="white"/>
                  <w:lang w:val="en-NZ" w:eastAsia="ko-KR"/>
                </w:rPr>
                <w:t xml:space="preserve"> </w:t>
              </w:r>
            </w:ins>
            <w:ins w:id="658" w:author="ben" w:date="2014-04-06T11:09:00Z">
              <w:r w:rsidRPr="007B7299">
                <w:rPr>
                  <w:rFonts w:ascii="Consolas" w:hAnsi="Consolas" w:cs="Consolas"/>
                  <w:color w:val="000000"/>
                  <w:sz w:val="12"/>
                  <w:highlight w:val="white"/>
                  <w:lang w:val="en-NZ" w:eastAsia="zh-CN"/>
                </w:rPr>
                <w:t>REACHED_</w:t>
              </w:r>
              <w:r w:rsidRPr="007B7299">
                <w:rPr>
                  <w:rFonts w:ascii="Consolas" w:hAnsi="Consolas" w:cs="Consolas"/>
                  <w:color w:val="000000"/>
                  <w:sz w:val="12"/>
                  <w:highlight w:val="white"/>
                  <w:lang w:val="en-NZ" w:eastAsia="ko-KR"/>
                </w:rPr>
                <w:t xml:space="preserve">LEFT, </w:t>
              </w:r>
              <w:r w:rsidRPr="007B7299">
                <w:rPr>
                  <w:rFonts w:ascii="Consolas" w:hAnsi="Consolas" w:cs="Consolas"/>
                  <w:color w:val="000000"/>
                  <w:sz w:val="12"/>
                  <w:highlight w:val="white"/>
                  <w:lang w:val="en-NZ" w:eastAsia="zh-CN"/>
                </w:rPr>
                <w:t>REACHED_</w:t>
              </w:r>
              <w:r w:rsidRPr="007B7299">
                <w:rPr>
                  <w:rFonts w:ascii="Consolas" w:hAnsi="Consolas" w:cs="Consolas"/>
                  <w:color w:val="000000"/>
                  <w:sz w:val="12"/>
                  <w:highlight w:val="white"/>
                  <w:lang w:val="en-NZ" w:eastAsia="ko-KR"/>
                </w:rPr>
                <w:t>RIGHT</w:t>
              </w:r>
              <w:r w:rsidRPr="007B7299">
                <w:rPr>
                  <w:rFonts w:ascii="Consolas" w:hAnsi="Consolas" w:cs="Consolas"/>
                  <w:color w:val="000000"/>
                  <w:sz w:val="12"/>
                  <w:highlight w:val="white"/>
                  <w:lang w:val="en-NZ" w:eastAsia="zh-CN"/>
                </w:rPr>
                <w:t>, REACHED_HOME;</w:t>
              </w:r>
            </w:ins>
            <w:ins w:id="659" w:author="Zhenmin Li" w:date="2014-04-05T16:48:00Z">
              <w:del w:id="660" w:author="ben" w:date="2014-04-06T11:09:00Z">
                <w:r w:rsidR="00BE45E3" w:rsidRPr="006F4136" w:rsidDel="009602AA">
                  <w:rPr>
                    <w:rFonts w:ascii="Consolas" w:hAnsi="Consolas" w:cs="Consolas" w:hint="eastAsia"/>
                    <w:color w:val="000000"/>
                    <w:sz w:val="12"/>
                    <w:highlight w:val="white"/>
                    <w:lang w:val="en-NZ" w:eastAsia="zh-CN"/>
                  </w:rPr>
                  <w:delText>DROP_AND_</w:delText>
                </w:r>
                <w:r w:rsidR="00BE45E3" w:rsidRPr="006F4136" w:rsidDel="00172E53">
                  <w:rPr>
                    <w:rFonts w:ascii="Consolas" w:hAnsi="Consolas" w:cs="Consolas" w:hint="eastAsia"/>
                    <w:color w:val="000000"/>
                    <w:sz w:val="12"/>
                    <w:highlight w:val="white"/>
                    <w:lang w:val="en-NZ" w:eastAsia="zh-CN"/>
                  </w:rPr>
                  <w:delText>MOVEHOME</w:delText>
                </w:r>
                <w:r w:rsidR="00BE45E3" w:rsidRPr="006F4136" w:rsidDel="00172E53">
                  <w:rPr>
                    <w:rFonts w:ascii="Consolas" w:hAnsi="Consolas" w:cs="Consolas"/>
                    <w:color w:val="000000"/>
                    <w:sz w:val="12"/>
                    <w:highlight w:val="white"/>
                    <w:lang w:val="en-NZ" w:eastAsia="ko-KR"/>
                  </w:rPr>
                  <w:delText>;</w:delText>
                </w:r>
              </w:del>
            </w:ins>
          </w:p>
          <w:p w:rsidR="00470420" w:rsidRPr="00BE6619" w:rsidRDefault="00296D29">
            <w:pPr>
              <w:spacing w:line="2" w:lineRule="atLeast"/>
              <w:ind w:firstLineChars="100" w:firstLine="120"/>
              <w:jc w:val="left"/>
              <w:rPr>
                <w:rFonts w:ascii="Consolas" w:hAnsi="Consolas" w:cs="Consolas"/>
                <w:color w:val="000000"/>
                <w:sz w:val="12"/>
                <w:highlight w:val="white"/>
                <w:lang w:val="en-NZ" w:eastAsia="zh-CN"/>
              </w:rPr>
            </w:pPr>
            <w:del w:id="661" w:author="ben" w:date="2014-04-06T11:29:00Z">
              <w:r w:rsidRPr="00AC357C" w:rsidDel="00470420">
                <w:rPr>
                  <w:rFonts w:ascii="Consolas" w:hAnsi="Consolas" w:cs="Consolas"/>
                  <w:color w:val="990000"/>
                  <w:sz w:val="12"/>
                  <w:highlight w:val="white"/>
                  <w:lang w:val="en-NZ" w:eastAsia="zh-CN"/>
                  <w14:textFill>
                    <w14:solidFill>
                      <w14:srgbClr w14:val="990000">
                        <w14:lumMod w14:val="75000"/>
                      </w14:srgbClr>
                    </w14:solidFill>
                  </w14:textFill>
                  <w:rPrChange w:id="662" w:author="Zhenmin Li" w:date="2014-04-05T16:43:00Z">
                    <w:rPr>
                      <w:rFonts w:ascii="Consolas" w:hAnsi="Consolas" w:cs="Consolas"/>
                      <w:color w:val="000000"/>
                      <w:sz w:val="12"/>
                      <w:highlight w:val="white"/>
                      <w:lang w:val="en-NZ" w:eastAsia="zh-CN"/>
                    </w:rPr>
                  </w:rPrChange>
                </w:rPr>
                <w:delText>input</w:delText>
              </w:r>
              <w:r w:rsidRPr="007B7299" w:rsidDel="00470420">
                <w:rPr>
                  <w:rFonts w:ascii="Consolas" w:hAnsi="Consolas" w:cs="Consolas"/>
                  <w:color w:val="8000FF"/>
                  <w:sz w:val="12"/>
                  <w:highlight w:val="white"/>
                  <w:lang w:val="en-NZ" w:eastAsia="ko-KR"/>
                </w:rPr>
                <w:delText xml:space="preserve"> </w:delText>
              </w:r>
              <w:r w:rsidRPr="007B7299" w:rsidDel="00470420">
                <w:rPr>
                  <w:rFonts w:ascii="Consolas" w:hAnsi="Consolas" w:cs="Consolas"/>
                  <w:color w:val="990000"/>
                  <w:sz w:val="12"/>
                  <w:highlight w:val="white"/>
                  <w:lang w:val="en-NZ" w:eastAsia="zh-CN"/>
                  <w14:textFill>
                    <w14:solidFill>
                      <w14:srgbClr w14:val="990000">
                        <w14:lumMod w14:val="75000"/>
                      </w14:srgbClr>
                    </w14:solidFill>
                  </w14:textFill>
                  <w:rPrChange w:id="663" w:author="Zhenmin Li" w:date="2014-04-05T16:41:00Z">
                    <w:rPr>
                      <w:rFonts w:ascii="Consolas" w:hAnsi="Consolas" w:cs="Consolas"/>
                      <w:color w:val="8000FF"/>
                      <w:sz w:val="12"/>
                      <w:highlight w:val="white"/>
                      <w:lang w:val="en-NZ" w:eastAsia="ko-KR"/>
                    </w:rPr>
                  </w:rPrChange>
                </w:rPr>
                <w:delText>signal</w:delText>
              </w:r>
              <w:r w:rsidRPr="007B7299" w:rsidDel="00470420">
                <w:rPr>
                  <w:rFonts w:ascii="Consolas" w:hAnsi="Consolas" w:cs="Consolas"/>
                  <w:color w:val="000000"/>
                  <w:sz w:val="12"/>
                  <w:highlight w:val="white"/>
                  <w:lang w:val="en-NZ" w:eastAsia="ko-KR"/>
                </w:rPr>
                <w:delText xml:space="preserve"> </w:delText>
              </w:r>
            </w:del>
            <w:del w:id="664" w:author="ben" w:date="2014-04-06T11:09:00Z">
              <w:r w:rsidRPr="007B7299" w:rsidDel="00172E53">
                <w:rPr>
                  <w:rFonts w:ascii="Consolas" w:hAnsi="Consolas" w:cs="Consolas"/>
                  <w:color w:val="000000"/>
                  <w:sz w:val="12"/>
                  <w:highlight w:val="white"/>
                  <w:lang w:val="en-NZ" w:eastAsia="zh-CN"/>
                </w:rPr>
                <w:delText>REACHED_</w:delText>
              </w:r>
              <w:r w:rsidRPr="007B7299" w:rsidDel="00172E53">
                <w:rPr>
                  <w:rFonts w:ascii="Consolas" w:hAnsi="Consolas" w:cs="Consolas"/>
                  <w:color w:val="000000"/>
                  <w:sz w:val="12"/>
                  <w:highlight w:val="white"/>
                  <w:lang w:val="en-NZ" w:eastAsia="ko-KR"/>
                </w:rPr>
                <w:delText xml:space="preserve">LEFT, </w:delText>
              </w:r>
              <w:r w:rsidRPr="007B7299" w:rsidDel="00172E53">
                <w:rPr>
                  <w:rFonts w:ascii="Consolas" w:hAnsi="Consolas" w:cs="Consolas"/>
                  <w:color w:val="000000"/>
                  <w:sz w:val="12"/>
                  <w:highlight w:val="white"/>
                  <w:lang w:val="en-NZ" w:eastAsia="zh-CN"/>
                </w:rPr>
                <w:delText>REACHED_</w:delText>
              </w:r>
              <w:r w:rsidRPr="007B7299" w:rsidDel="00172E53">
                <w:rPr>
                  <w:rFonts w:ascii="Consolas" w:hAnsi="Consolas" w:cs="Consolas"/>
                  <w:color w:val="000000"/>
                  <w:sz w:val="12"/>
                  <w:highlight w:val="white"/>
                  <w:lang w:val="en-NZ" w:eastAsia="ko-KR"/>
                </w:rPr>
                <w:delText>RIGHT</w:delText>
              </w:r>
              <w:r w:rsidRPr="007B7299" w:rsidDel="00172E53">
                <w:rPr>
                  <w:rFonts w:ascii="Consolas" w:hAnsi="Consolas" w:cs="Consolas"/>
                  <w:color w:val="000000"/>
                  <w:sz w:val="12"/>
                  <w:highlight w:val="white"/>
                  <w:lang w:val="en-NZ" w:eastAsia="zh-CN"/>
                </w:rPr>
                <w:delText>, REACHED_HOME</w:delText>
              </w:r>
            </w:del>
            <w:del w:id="665" w:author="ben" w:date="2014-04-06T11:29:00Z">
              <w:r w:rsidRPr="007B7299" w:rsidDel="00470420">
                <w:rPr>
                  <w:rFonts w:ascii="Consolas" w:hAnsi="Consolas" w:cs="Consolas"/>
                  <w:color w:val="000000"/>
                  <w:sz w:val="12"/>
                  <w:highlight w:val="white"/>
                  <w:lang w:val="en-NZ" w:eastAsia="zh-CN"/>
                </w:rPr>
                <w:delText>;</w:delText>
              </w:r>
            </w:del>
            <w:ins w:id="666" w:author="ben" w:date="2014-04-06T11:29:00Z">
              <w:r w:rsidR="00470420" w:rsidRPr="00994433">
                <w:rPr>
                  <w:rFonts w:ascii="Consolas" w:hAnsi="Consolas" w:cs="Consolas"/>
                  <w:color w:val="990000"/>
                  <w:sz w:val="12"/>
                  <w:highlight w:val="white"/>
                  <w:lang w:val="en-NZ" w:eastAsia="zh-CN"/>
                  <w14:textFill>
                    <w14:solidFill>
                      <w14:srgbClr w14:val="990000">
                        <w14:lumMod w14:val="75000"/>
                      </w14:srgbClr>
                    </w14:solidFill>
                  </w14:textFill>
                </w:rPr>
                <w:t>output</w:t>
              </w:r>
              <w:r w:rsidR="00470420" w:rsidRPr="007B7299">
                <w:rPr>
                  <w:rFonts w:ascii="Consolas" w:hAnsi="Consolas" w:cs="Consolas"/>
                  <w:color w:val="8000FF"/>
                  <w:sz w:val="12"/>
                  <w:highlight w:val="white"/>
                  <w:lang w:val="en-NZ" w:eastAsia="ko-KR"/>
                </w:rPr>
                <w:t xml:space="preserve"> </w:t>
              </w:r>
              <w:r w:rsidR="00470420" w:rsidRPr="00994433">
                <w:rPr>
                  <w:rFonts w:ascii="Consolas" w:hAnsi="Consolas" w:cs="Consolas"/>
                  <w:color w:val="990000"/>
                  <w:sz w:val="12"/>
                  <w:highlight w:val="white"/>
                  <w:lang w:val="en-NZ" w:eastAsia="zh-CN"/>
                  <w14:textFill>
                    <w14:solidFill>
                      <w14:srgbClr w14:val="990000">
                        <w14:lumMod w14:val="75000"/>
                      </w14:srgbClr>
                    </w14:solidFill>
                  </w14:textFill>
                </w:rPr>
                <w:t>signal</w:t>
              </w:r>
              <w:r w:rsidR="00470420" w:rsidRPr="007B7299">
                <w:rPr>
                  <w:rFonts w:ascii="Consolas" w:hAnsi="Consolas" w:cs="Consolas"/>
                  <w:color w:val="000000"/>
                  <w:sz w:val="12"/>
                  <w:highlight w:val="white"/>
                  <w:lang w:val="en-NZ" w:eastAsia="ko-KR"/>
                </w:rPr>
                <w:t xml:space="preserve"> </w:t>
              </w:r>
              <w:r w:rsidR="00470420">
                <w:rPr>
                  <w:rFonts w:ascii="Consolas" w:hAnsi="Consolas" w:cs="Consolas" w:hint="eastAsia"/>
                  <w:color w:val="000000"/>
                  <w:sz w:val="12"/>
                  <w:highlight w:val="white"/>
                  <w:lang w:val="en-NZ" w:eastAsia="zh-CN"/>
                </w:rPr>
                <w:t>PICK_TO_LEFT</w:t>
              </w:r>
              <w:r w:rsidR="00470420" w:rsidRPr="007B7299">
                <w:rPr>
                  <w:rFonts w:ascii="Consolas" w:hAnsi="Consolas" w:cs="Consolas"/>
                  <w:color w:val="000000"/>
                  <w:sz w:val="12"/>
                  <w:highlight w:val="white"/>
                  <w:lang w:val="en-NZ" w:eastAsia="ko-KR"/>
                </w:rPr>
                <w:t xml:space="preserve">, </w:t>
              </w:r>
              <w:r w:rsidR="00470420">
                <w:rPr>
                  <w:rFonts w:ascii="Consolas" w:hAnsi="Consolas" w:cs="Consolas" w:hint="eastAsia"/>
                  <w:color w:val="000000"/>
                  <w:sz w:val="12"/>
                  <w:highlight w:val="white"/>
                  <w:lang w:val="en-NZ" w:eastAsia="zh-CN"/>
                </w:rPr>
                <w:t>PICK_TO_RIGHT, MOVE_HOME</w:t>
              </w:r>
              <w:r w:rsidR="00470420" w:rsidRPr="007B7299">
                <w:rPr>
                  <w:rFonts w:ascii="Consolas" w:hAnsi="Consolas" w:cs="Consolas"/>
                  <w:color w:val="000000"/>
                  <w:sz w:val="12"/>
                  <w:highlight w:val="white"/>
                  <w:lang w:val="en-NZ" w:eastAsia="ko-KR"/>
                </w:rPr>
                <w:t>;</w:t>
              </w:r>
            </w:ins>
          </w:p>
          <w:p w:rsidR="00811D0F" w:rsidRPr="00AC357C" w:rsidRDefault="00811D0F" w:rsidP="00811D0F">
            <w:pPr>
              <w:spacing w:line="2" w:lineRule="atLeast"/>
              <w:jc w:val="left"/>
              <w:rPr>
                <w:rFonts w:ascii="Consolas" w:hAnsi="Consolas" w:cs="Consolas"/>
                <w:bCs/>
                <w:color w:val="000080"/>
                <w:sz w:val="12"/>
                <w:highlight w:val="white"/>
                <w:lang w:val="en-NZ" w:eastAsia="ko-KR"/>
                <w:rPrChange w:id="667" w:author="Zhenmin Li" w:date="2014-04-05T16:43:00Z">
                  <w:rPr>
                    <w:rFonts w:ascii="Consolas" w:hAnsi="Consolas" w:cs="Consolas"/>
                    <w:b/>
                    <w:bCs/>
                    <w:color w:val="0000FF"/>
                    <w:sz w:val="12"/>
                    <w:highlight w:val="white"/>
                    <w:lang w:val="en-NZ" w:eastAsia="zh-CN"/>
                  </w:rPr>
                </w:rPrChange>
              </w:rPr>
            </w:pPr>
            <w:r w:rsidRPr="007B7299">
              <w:rPr>
                <w:rFonts w:ascii="Consolas" w:hAnsi="Consolas" w:cs="Consolas"/>
                <w:bCs/>
                <w:color w:val="000080"/>
                <w:sz w:val="12"/>
                <w:highlight w:val="white"/>
                <w:lang w:val="en-NZ" w:eastAsia="ko-KR"/>
                <w:rPrChange w:id="668" w:author="Zhenmin Li" w:date="2014-04-05T16:41:00Z">
                  <w:rPr>
                    <w:rFonts w:ascii="Consolas" w:hAnsi="Consolas" w:cs="Consolas"/>
                    <w:b/>
                    <w:bCs/>
                    <w:color w:val="000080"/>
                    <w:sz w:val="12"/>
                    <w:highlight w:val="white"/>
                    <w:lang w:val="en-NZ" w:eastAsia="ko-KR"/>
                  </w:rPr>
                </w:rPrChange>
              </w:rPr>
              <w:t>)-&gt;{</w:t>
            </w:r>
          </w:p>
          <w:p w:rsidR="00811D0F" w:rsidRPr="007B7299" w:rsidRDefault="00811D0F" w:rsidP="00E77BA1">
            <w:pPr>
              <w:spacing w:line="2" w:lineRule="atLeast"/>
              <w:ind w:firstLineChars="100" w:firstLine="120"/>
              <w:jc w:val="left"/>
              <w:rPr>
                <w:rFonts w:ascii="Consolas" w:hAnsi="Consolas" w:cs="Consolas"/>
                <w:color w:val="000000"/>
                <w:sz w:val="12"/>
                <w:highlight w:val="white"/>
                <w:lang w:val="en-NZ" w:eastAsia="zh-CN"/>
              </w:rPr>
            </w:pPr>
            <w:r w:rsidRPr="00AC357C">
              <w:rPr>
                <w:rFonts w:ascii="Consolas" w:hAnsi="Consolas" w:cs="Consolas"/>
                <w:bCs/>
                <w:color w:val="000080"/>
                <w:sz w:val="12"/>
                <w:highlight w:val="white"/>
                <w:lang w:val="en-NZ" w:eastAsia="ko-KR"/>
                <w:rPrChange w:id="669" w:author="Zhenmin Li" w:date="2014-04-05T16:43:00Z">
                  <w:rPr>
                    <w:rFonts w:ascii="Consolas" w:hAnsi="Consolas" w:cs="Consolas"/>
                    <w:b/>
                    <w:bCs/>
                    <w:color w:val="0000FF"/>
                    <w:sz w:val="12"/>
                    <w:highlight w:val="white"/>
                    <w:lang w:val="en-NZ" w:eastAsia="ko-KR"/>
                  </w:rPr>
                </w:rPrChange>
              </w:rPr>
              <w:t>{</w:t>
            </w:r>
            <w:r w:rsidRPr="007B7299">
              <w:rPr>
                <w:rFonts w:ascii="Consolas" w:hAnsi="Consolas" w:cs="Consolas"/>
                <w:color w:val="008000"/>
                <w:sz w:val="12"/>
                <w:highlight w:val="white"/>
                <w:lang w:val="en-NZ" w:eastAsia="ko-KR"/>
              </w:rPr>
              <w:t>//</w:t>
            </w:r>
            <w:ins w:id="670" w:author="Zhenmin Li" w:date="2014-04-05T16:01:00Z">
              <w:del w:id="671" w:author="ben" w:date="2014-04-06T11:15:00Z">
                <w:r w:rsidR="0070503D" w:rsidRPr="007B7299" w:rsidDel="00E2449F">
                  <w:rPr>
                    <w:rFonts w:ascii="Consolas" w:hAnsi="Consolas" w:cs="Consolas"/>
                    <w:color w:val="008000"/>
                    <w:sz w:val="12"/>
                    <w:highlight w:val="white"/>
                    <w:lang w:val="en-NZ" w:eastAsia="zh-CN"/>
                  </w:rPr>
                  <w:delText xml:space="preserve"> </w:delText>
                </w:r>
              </w:del>
            </w:ins>
            <w:r w:rsidRPr="007B7299">
              <w:rPr>
                <w:rFonts w:ascii="Consolas" w:hAnsi="Consolas" w:cs="Consolas"/>
                <w:color w:val="008000"/>
                <w:sz w:val="12"/>
                <w:highlight w:val="white"/>
                <w:lang w:val="en-NZ" w:eastAsia="ko-KR"/>
              </w:rPr>
              <w:t>R</w:t>
            </w:r>
            <w:ins w:id="672" w:author="Zhenmin Li" w:date="2014-04-05T16:21:00Z">
              <w:r w:rsidR="008F27F8" w:rsidRPr="007B7299">
                <w:rPr>
                  <w:rFonts w:ascii="Consolas" w:hAnsi="Consolas" w:cs="Consolas"/>
                  <w:color w:val="008000"/>
                  <w:sz w:val="12"/>
                  <w:highlight w:val="white"/>
                  <w:lang w:val="en-NZ" w:eastAsia="zh-CN"/>
                </w:rPr>
                <w:t>4</w:t>
              </w:r>
            </w:ins>
            <w:ins w:id="673" w:author="ben" w:date="2014-04-06T11:15:00Z">
              <w:r w:rsidR="00E2449F">
                <w:rPr>
                  <w:rFonts w:ascii="Consolas" w:hAnsi="Consolas" w:cs="Consolas" w:hint="eastAsia"/>
                  <w:color w:val="008000"/>
                  <w:sz w:val="12"/>
                  <w:highlight w:val="white"/>
                  <w:lang w:val="en-NZ" w:eastAsia="zh-CN"/>
                </w:rPr>
                <w:t>: perform item sorting</w:t>
              </w:r>
            </w:ins>
            <w:del w:id="674" w:author="Zhenmin Li" w:date="2014-04-05T15:56:00Z">
              <w:r w:rsidRPr="007B7299" w:rsidDel="008E79A4">
                <w:rPr>
                  <w:rFonts w:ascii="Consolas" w:hAnsi="Consolas" w:cs="Consolas"/>
                  <w:color w:val="008000"/>
                  <w:sz w:val="12"/>
                  <w:highlight w:val="white"/>
                  <w:lang w:val="en-NZ" w:eastAsia="ko-KR"/>
                </w:rPr>
                <w:delText>5</w:delText>
              </w:r>
            </w:del>
          </w:p>
          <w:p w:rsidR="00811D0F" w:rsidRPr="007B7299" w:rsidRDefault="00E412E3" w:rsidP="00811D0F">
            <w:pPr>
              <w:spacing w:line="2" w:lineRule="atLeast"/>
              <w:ind w:firstLineChars="100" w:firstLine="120"/>
              <w:jc w:val="left"/>
              <w:rPr>
                <w:rFonts w:ascii="Consolas" w:hAnsi="Consolas" w:cs="Consolas"/>
                <w:bCs/>
                <w:color w:val="0000FF"/>
                <w:sz w:val="12"/>
                <w:highlight w:val="white"/>
                <w:lang w:val="en-NZ" w:eastAsia="zh-CN"/>
                <w:rPrChange w:id="675" w:author="Zhenmin Li" w:date="2014-04-05T16:41:00Z">
                  <w:rPr>
                    <w:rFonts w:ascii="Consolas" w:hAnsi="Consolas" w:cs="Consolas"/>
                    <w:b/>
                    <w:bCs/>
                    <w:color w:val="0000FF"/>
                    <w:sz w:val="12"/>
                    <w:highlight w:val="white"/>
                    <w:lang w:val="en-NZ" w:eastAsia="zh-CN"/>
                  </w:rPr>
                </w:rPrChange>
              </w:rPr>
            </w:pPr>
            <w:ins w:id="676" w:author="Zhenmin Li" w:date="2014-04-05T16:27:00Z">
              <w:r w:rsidRPr="007B7299">
                <w:rPr>
                  <w:rFonts w:ascii="Consolas" w:hAnsi="Consolas" w:cs="Consolas"/>
                  <w:bCs/>
                  <w:color w:val="0000FF"/>
                  <w:sz w:val="12"/>
                  <w:highlight w:val="white"/>
                  <w:lang w:val="en-NZ" w:eastAsia="zh-CN"/>
                  <w:rPrChange w:id="677" w:author="Zhenmin Li" w:date="2014-04-05T16:41:00Z">
                    <w:rPr>
                      <w:rFonts w:ascii="Consolas" w:hAnsi="Consolas" w:cs="Consolas"/>
                      <w:b/>
                      <w:bCs/>
                      <w:color w:val="0000FF"/>
                      <w:sz w:val="12"/>
                      <w:highlight w:val="white"/>
                      <w:lang w:val="en-NZ" w:eastAsia="zh-CN"/>
                    </w:rPr>
                  </w:rPrChange>
                </w:rPr>
                <w:t xml:space="preserve">  </w:t>
              </w:r>
            </w:ins>
            <w:r w:rsidR="00811D0F" w:rsidRPr="007B7299">
              <w:rPr>
                <w:rFonts w:ascii="Consolas" w:hAnsi="Consolas" w:cs="Consolas"/>
                <w:bCs/>
                <w:color w:val="0000FF"/>
                <w:sz w:val="12"/>
                <w:highlight w:val="white"/>
                <w:lang w:val="en-NZ" w:eastAsia="ko-KR"/>
                <w:rPrChange w:id="678" w:author="Zhenmin Li" w:date="2014-04-05T16:41:00Z">
                  <w:rPr>
                    <w:rFonts w:ascii="Consolas" w:hAnsi="Consolas" w:cs="Consolas"/>
                    <w:b/>
                    <w:bCs/>
                    <w:color w:val="0000FF"/>
                    <w:sz w:val="12"/>
                    <w:highlight w:val="white"/>
                    <w:lang w:val="en-NZ" w:eastAsia="zh-CN"/>
                  </w:rPr>
                </w:rPrChange>
              </w:rPr>
              <w:t>while</w:t>
            </w:r>
            <w:r w:rsidR="00811D0F" w:rsidRPr="000B4CAD">
              <w:rPr>
                <w:rFonts w:ascii="Consolas" w:hAnsi="Consolas" w:cs="Consolas"/>
                <w:bCs/>
                <w:color w:val="000080"/>
                <w:sz w:val="12"/>
                <w:highlight w:val="white"/>
                <w:lang w:val="en-NZ" w:eastAsia="ko-KR"/>
                <w:rPrChange w:id="679" w:author="Zhenmin Li" w:date="2014-04-05T16:41:00Z">
                  <w:rPr>
                    <w:rFonts w:ascii="Consolas" w:hAnsi="Consolas" w:cs="Consolas"/>
                    <w:b/>
                    <w:bCs/>
                    <w:color w:val="0000FF"/>
                    <w:sz w:val="12"/>
                    <w:highlight w:val="white"/>
                    <w:lang w:val="en-NZ" w:eastAsia="zh-CN"/>
                  </w:rPr>
                </w:rPrChange>
              </w:rPr>
              <w:t>(</w:t>
            </w:r>
            <w:r w:rsidR="00811D0F" w:rsidRPr="007B7299">
              <w:rPr>
                <w:rFonts w:ascii="Consolas" w:hAnsi="Consolas" w:cs="Consolas"/>
                <w:bCs/>
                <w:color w:val="0000FF"/>
                <w:sz w:val="12"/>
                <w:highlight w:val="white"/>
                <w:lang w:val="en-NZ" w:eastAsia="ko-KR"/>
                <w:rPrChange w:id="680" w:author="Zhenmin Li" w:date="2014-04-05T16:41:00Z">
                  <w:rPr>
                    <w:rFonts w:ascii="Consolas" w:hAnsi="Consolas" w:cs="Consolas"/>
                    <w:b/>
                    <w:bCs/>
                    <w:color w:val="0000FF"/>
                    <w:sz w:val="12"/>
                    <w:highlight w:val="white"/>
                    <w:lang w:val="en-NZ" w:eastAsia="zh-CN"/>
                  </w:rPr>
                </w:rPrChange>
              </w:rPr>
              <w:t>true</w:t>
            </w:r>
            <w:r w:rsidR="00811D0F" w:rsidRPr="000B4CAD">
              <w:rPr>
                <w:rFonts w:ascii="Consolas" w:hAnsi="Consolas" w:cs="Consolas"/>
                <w:bCs/>
                <w:color w:val="000080"/>
                <w:sz w:val="12"/>
                <w:highlight w:val="white"/>
                <w:lang w:val="en-NZ" w:eastAsia="ko-KR"/>
                <w:rPrChange w:id="681" w:author="Zhenmin Li" w:date="2014-04-05T16:41:00Z">
                  <w:rPr>
                    <w:rFonts w:ascii="Consolas" w:hAnsi="Consolas" w:cs="Consolas"/>
                    <w:b/>
                    <w:bCs/>
                    <w:color w:val="0000FF"/>
                    <w:sz w:val="12"/>
                    <w:highlight w:val="white"/>
                    <w:lang w:val="en-NZ" w:eastAsia="zh-CN"/>
                  </w:rPr>
                </w:rPrChange>
              </w:rPr>
              <w:t>){</w:t>
            </w:r>
          </w:p>
          <w:p w:rsidR="00811D0F" w:rsidRDefault="00E412E3">
            <w:pPr>
              <w:spacing w:line="2" w:lineRule="atLeast"/>
              <w:ind w:firstLineChars="200" w:firstLine="240"/>
              <w:jc w:val="left"/>
              <w:rPr>
                <w:ins w:id="682" w:author="ben" w:date="2014-04-06T11:41:00Z"/>
                <w:rFonts w:ascii="Consolas" w:hAnsi="Consolas" w:cs="Consolas"/>
                <w:color w:val="000000"/>
                <w:sz w:val="12"/>
                <w:highlight w:val="white"/>
                <w:lang w:val="en-NZ" w:eastAsia="zh-CN"/>
              </w:rPr>
            </w:pPr>
            <w:ins w:id="683" w:author="Zhenmin Li" w:date="2014-04-05T16:27:00Z">
              <w:r w:rsidRPr="007B7299">
                <w:rPr>
                  <w:rFonts w:ascii="Consolas" w:hAnsi="Consolas" w:cs="Consolas"/>
                  <w:color w:val="000000"/>
                  <w:sz w:val="12"/>
                  <w:highlight w:val="white"/>
                  <w:lang w:val="en-NZ" w:eastAsia="zh-CN"/>
                </w:rPr>
                <w:t xml:space="preserve">  </w:t>
              </w:r>
            </w:ins>
            <w:r w:rsidR="00811D0F" w:rsidRPr="00AC357C">
              <w:rPr>
                <w:rFonts w:ascii="Consolas" w:hAnsi="Consolas" w:cs="Consolas"/>
                <w:color w:val="990000"/>
                <w:sz w:val="12"/>
                <w:highlight w:val="white"/>
                <w:lang w:val="en-NZ" w:eastAsia="zh-CN"/>
                <w14:textFill>
                  <w14:solidFill>
                    <w14:srgbClr w14:val="990000">
                      <w14:lumMod w14:val="75000"/>
                    </w14:srgbClr>
                  </w14:solidFill>
                </w14:textFill>
                <w:rPrChange w:id="684" w:author="Zhenmin Li" w:date="2014-04-05T16:43:00Z">
                  <w:rPr>
                    <w:rFonts w:ascii="Consolas" w:hAnsi="Consolas" w:cs="Consolas"/>
                    <w:color w:val="000000"/>
                    <w:sz w:val="12"/>
                    <w:highlight w:val="white"/>
                    <w:lang w:val="en-NZ" w:eastAsia="ko-KR"/>
                  </w:rPr>
                </w:rPrChange>
              </w:rPr>
              <w:t>receive</w:t>
            </w:r>
            <w:r w:rsidR="00811D0F" w:rsidRPr="007B7299">
              <w:rPr>
                <w:rFonts w:ascii="Consolas" w:hAnsi="Consolas" w:cs="Consolas"/>
                <w:color w:val="000000"/>
                <w:sz w:val="12"/>
                <w:highlight w:val="white"/>
                <w:lang w:val="en-NZ" w:eastAsia="ko-KR"/>
              </w:rPr>
              <w:t xml:space="preserve"> ITEM_TYPE;</w:t>
            </w:r>
          </w:p>
          <w:p w:rsidR="00462830" w:rsidRPr="007B7299" w:rsidRDefault="00462830">
            <w:pPr>
              <w:spacing w:line="2" w:lineRule="atLeast"/>
              <w:ind w:firstLineChars="200" w:firstLine="240"/>
              <w:jc w:val="left"/>
              <w:rPr>
                <w:rFonts w:ascii="Consolas" w:hAnsi="Consolas" w:cs="Consolas"/>
                <w:color w:val="000000"/>
                <w:sz w:val="12"/>
                <w:highlight w:val="white"/>
                <w:lang w:val="en-NZ" w:eastAsia="zh-CN"/>
              </w:rPr>
            </w:pPr>
            <w:ins w:id="685" w:author="ben" w:date="2014-04-06T11:41:00Z">
              <w:r>
                <w:rPr>
                  <w:rFonts w:ascii="Consolas" w:hAnsi="Consolas" w:cs="Consolas" w:hint="eastAsia"/>
                  <w:color w:val="000000"/>
                  <w:sz w:val="12"/>
                  <w:highlight w:val="white"/>
                  <w:lang w:val="en-NZ" w:eastAsia="zh-CN"/>
                </w:rPr>
                <w:t xml:space="preserve">  </w:t>
              </w:r>
              <w:r w:rsidRPr="00884097">
                <w:rPr>
                  <w:rFonts w:ascii="Consolas" w:hAnsi="Consolas" w:cs="Consolas"/>
                  <w:color w:val="990000"/>
                  <w:sz w:val="12"/>
                  <w:highlight w:val="white"/>
                  <w:lang w:val="en-NZ" w:eastAsia="zh-CN"/>
                  <w14:textFill>
                    <w14:solidFill>
                      <w14:srgbClr w14:val="990000">
                        <w14:lumMod w14:val="75000"/>
                      </w14:srgbClr>
                    </w14:solidFill>
                  </w14:textFill>
                  <w:rPrChange w:id="686" w:author="ben" w:date="2014-04-06T11:42:00Z">
                    <w:rPr>
                      <w:rFonts w:ascii="Consolas" w:hAnsi="Consolas" w:cs="Consolas"/>
                      <w:color w:val="000000"/>
                      <w:sz w:val="12"/>
                      <w:highlight w:val="white"/>
                      <w:lang w:val="en-NZ" w:eastAsia="zh-CN"/>
                    </w:rPr>
                  </w:rPrChange>
                </w:rPr>
                <w:t>await</w:t>
              </w:r>
              <w:r>
                <w:rPr>
                  <w:rFonts w:ascii="Consolas" w:hAnsi="Consolas" w:cs="Consolas" w:hint="eastAsia"/>
                  <w:color w:val="000000"/>
                  <w:sz w:val="12"/>
                  <w:highlight w:val="white"/>
                  <w:lang w:val="en-NZ" w:eastAsia="zh-CN"/>
                </w:rPr>
                <w:t>(ITEM_READY)</w:t>
              </w:r>
            </w:ins>
            <w:ins w:id="687" w:author="ben" w:date="2014-04-06T11:42:00Z">
              <w:r>
                <w:rPr>
                  <w:rFonts w:ascii="Consolas" w:hAnsi="Consolas" w:cs="Consolas" w:hint="eastAsia"/>
                  <w:color w:val="000000"/>
                  <w:sz w:val="12"/>
                  <w:highlight w:val="white"/>
                  <w:lang w:val="en-NZ" w:eastAsia="zh-CN"/>
                </w:rPr>
                <w:t>;</w:t>
              </w:r>
            </w:ins>
          </w:p>
          <w:p w:rsidR="00811D0F" w:rsidRPr="007B7299" w:rsidRDefault="00E412E3">
            <w:pPr>
              <w:spacing w:line="2" w:lineRule="atLeast"/>
              <w:ind w:firstLineChars="200" w:firstLine="240"/>
              <w:jc w:val="left"/>
              <w:rPr>
                <w:rFonts w:ascii="Consolas" w:hAnsi="Consolas" w:cs="Consolas"/>
                <w:bCs/>
                <w:color w:val="0000FF"/>
                <w:sz w:val="12"/>
                <w:highlight w:val="white"/>
                <w:lang w:val="en-NZ" w:eastAsia="zh-CN"/>
                <w:rPrChange w:id="688" w:author="Zhenmin Li" w:date="2014-04-05T16:41:00Z">
                  <w:rPr>
                    <w:rFonts w:ascii="Consolas" w:hAnsi="Consolas" w:cs="Consolas"/>
                    <w:b/>
                    <w:bCs/>
                    <w:color w:val="0000FF"/>
                    <w:sz w:val="12"/>
                    <w:highlight w:val="white"/>
                    <w:lang w:val="en-NZ" w:eastAsia="zh-CN"/>
                  </w:rPr>
                </w:rPrChange>
              </w:rPr>
              <w:pPrChange w:id="689" w:author="Zhenmin Li" w:date="2014-04-05T16:41:00Z">
                <w:pPr>
                  <w:spacing w:line="2" w:lineRule="atLeast"/>
                  <w:ind w:firstLineChars="200" w:firstLine="241"/>
                  <w:jc w:val="left"/>
                </w:pPr>
              </w:pPrChange>
            </w:pPr>
            <w:ins w:id="690" w:author="Zhenmin Li" w:date="2014-04-05T16:27:00Z">
              <w:r w:rsidRPr="007B7299">
                <w:rPr>
                  <w:rFonts w:ascii="Consolas" w:hAnsi="Consolas" w:cs="Consolas"/>
                  <w:bCs/>
                  <w:color w:val="0000FF"/>
                  <w:sz w:val="12"/>
                  <w:highlight w:val="white"/>
                  <w:lang w:val="en-NZ" w:eastAsia="zh-CN"/>
                  <w:rPrChange w:id="691" w:author="Zhenmin Li" w:date="2014-04-05T16:41:00Z">
                    <w:rPr>
                      <w:rFonts w:ascii="Consolas" w:hAnsi="Consolas" w:cs="Consolas"/>
                      <w:b/>
                      <w:bCs/>
                      <w:color w:val="0000FF"/>
                      <w:sz w:val="12"/>
                      <w:highlight w:val="white"/>
                      <w:lang w:val="en-NZ" w:eastAsia="zh-CN"/>
                    </w:rPr>
                  </w:rPrChange>
                </w:rPr>
                <w:t xml:space="preserve">  </w:t>
              </w:r>
            </w:ins>
            <w:r w:rsidR="00811D0F" w:rsidRPr="007B7299">
              <w:rPr>
                <w:rFonts w:ascii="Consolas" w:hAnsi="Consolas" w:cs="Consolas"/>
                <w:bCs/>
                <w:color w:val="0000FF"/>
                <w:sz w:val="12"/>
                <w:highlight w:val="white"/>
                <w:lang w:val="en-NZ" w:eastAsia="ko-KR"/>
                <w:rPrChange w:id="692" w:author="Zhenmin Li" w:date="2014-04-05T16:41:00Z">
                  <w:rPr>
                    <w:rFonts w:ascii="Consolas" w:hAnsi="Consolas" w:cs="Consolas"/>
                    <w:b/>
                    <w:bCs/>
                    <w:color w:val="0000FF"/>
                    <w:sz w:val="12"/>
                    <w:highlight w:val="white"/>
                    <w:lang w:val="en-NZ" w:eastAsia="zh-CN"/>
                  </w:rPr>
                </w:rPrChange>
              </w:rPr>
              <w:t>if</w:t>
            </w:r>
            <w:r w:rsidR="00811D0F" w:rsidRPr="007B7299">
              <w:rPr>
                <w:rFonts w:ascii="Consolas" w:hAnsi="Consolas" w:cs="Consolas"/>
                <w:color w:val="000000"/>
                <w:sz w:val="12"/>
                <w:highlight w:val="white"/>
                <w:lang w:val="en-NZ" w:eastAsia="ko-KR"/>
              </w:rPr>
              <w:t xml:space="preserve"> </w:t>
            </w:r>
            <w:r w:rsidR="00811D0F" w:rsidRPr="007B7299">
              <w:rPr>
                <w:rFonts w:ascii="Consolas" w:hAnsi="Consolas" w:cs="Consolas"/>
                <w:bCs/>
                <w:color w:val="000080"/>
                <w:sz w:val="12"/>
                <w:highlight w:val="white"/>
                <w:lang w:val="en-NZ" w:eastAsia="ko-KR"/>
                <w:rPrChange w:id="693" w:author="Zhenmin Li" w:date="2014-04-05T16:41:00Z">
                  <w:rPr>
                    <w:rFonts w:ascii="Consolas" w:hAnsi="Consolas" w:cs="Consolas"/>
                    <w:color w:val="000000"/>
                    <w:sz w:val="12"/>
                    <w:highlight w:val="white"/>
                    <w:lang w:val="en-NZ" w:eastAsia="ko-KR"/>
                  </w:rPr>
                </w:rPrChange>
              </w:rPr>
              <w:t>(</w:t>
            </w:r>
            <w:r w:rsidR="00811D0F" w:rsidRPr="007B7299">
              <w:rPr>
                <w:rFonts w:ascii="Consolas" w:hAnsi="Consolas" w:cs="Consolas"/>
                <w:color w:val="000000"/>
                <w:sz w:val="12"/>
                <w:highlight w:val="white"/>
                <w:lang w:val="en-NZ" w:eastAsia="ko-KR"/>
              </w:rPr>
              <w:t>#ITEM_TYPE.equals</w:t>
            </w:r>
            <w:r w:rsidR="00811D0F" w:rsidRPr="007B7299">
              <w:rPr>
                <w:rFonts w:ascii="Consolas" w:hAnsi="Consolas" w:cs="Consolas"/>
                <w:bCs/>
                <w:color w:val="000080"/>
                <w:sz w:val="12"/>
                <w:highlight w:val="white"/>
                <w:lang w:val="en-NZ" w:eastAsia="ko-KR"/>
                <w:rPrChange w:id="694" w:author="Zhenmin Li" w:date="2014-04-05T16:41:00Z">
                  <w:rPr>
                    <w:rFonts w:ascii="Consolas" w:hAnsi="Consolas" w:cs="Consolas"/>
                    <w:color w:val="000000"/>
                    <w:sz w:val="12"/>
                    <w:highlight w:val="white"/>
                    <w:lang w:val="en-NZ" w:eastAsia="ko-KR"/>
                  </w:rPr>
                </w:rPrChange>
              </w:rPr>
              <w:t>(</w:t>
            </w:r>
            <w:r w:rsidR="00811D0F" w:rsidRPr="007B7299">
              <w:rPr>
                <w:rFonts w:ascii="Consolas" w:hAnsi="Consolas" w:cs="Consolas"/>
                <w:color w:val="000000"/>
                <w:sz w:val="12"/>
                <w:highlight w:val="white"/>
                <w:lang w:val="en-NZ" w:eastAsia="ko-KR"/>
              </w:rPr>
              <w:t>"apple"</w:t>
            </w:r>
            <w:r w:rsidR="00811D0F" w:rsidRPr="007B7299">
              <w:rPr>
                <w:rFonts w:ascii="Consolas" w:hAnsi="Consolas" w:cs="Consolas"/>
                <w:bCs/>
                <w:color w:val="000080"/>
                <w:sz w:val="12"/>
                <w:highlight w:val="white"/>
                <w:lang w:val="en-NZ" w:eastAsia="ko-KR"/>
                <w:rPrChange w:id="695" w:author="Zhenmin Li" w:date="2014-04-05T16:41:00Z">
                  <w:rPr>
                    <w:rFonts w:ascii="Consolas" w:hAnsi="Consolas" w:cs="Consolas"/>
                    <w:color w:val="000000"/>
                    <w:sz w:val="12"/>
                    <w:highlight w:val="white"/>
                    <w:lang w:val="en-NZ" w:eastAsia="ko-KR"/>
                  </w:rPr>
                </w:rPrChange>
              </w:rPr>
              <w:t>))</w:t>
            </w:r>
            <w:del w:id="696" w:author="ben" w:date="2014-04-06T11:14:00Z">
              <w:r w:rsidR="00811D0F" w:rsidRPr="007B7299" w:rsidDel="00E2449F">
                <w:rPr>
                  <w:rFonts w:ascii="Consolas" w:hAnsi="Consolas" w:cs="Consolas"/>
                  <w:color w:val="000000"/>
                  <w:sz w:val="12"/>
                  <w:highlight w:val="white"/>
                  <w:lang w:val="en-NZ" w:eastAsia="ko-KR"/>
                </w:rPr>
                <w:delText xml:space="preserve"> </w:delText>
              </w:r>
              <w:r w:rsidR="00811D0F" w:rsidRPr="000B4CAD" w:rsidDel="00E2449F">
                <w:rPr>
                  <w:rFonts w:ascii="Consolas" w:hAnsi="Consolas" w:cs="Consolas"/>
                  <w:bCs/>
                  <w:color w:val="000080"/>
                  <w:sz w:val="12"/>
                  <w:highlight w:val="white"/>
                  <w:lang w:val="en-NZ" w:eastAsia="ko-KR"/>
                  <w:rPrChange w:id="697" w:author="Zhenmin Li" w:date="2014-04-05T16:41:00Z">
                    <w:rPr>
                      <w:rFonts w:ascii="Consolas" w:hAnsi="Consolas" w:cs="Consolas"/>
                      <w:b/>
                      <w:bCs/>
                      <w:color w:val="0000FF"/>
                      <w:sz w:val="12"/>
                      <w:highlight w:val="white"/>
                      <w:lang w:val="en-NZ" w:eastAsia="zh-CN"/>
                    </w:rPr>
                  </w:rPrChange>
                </w:rPr>
                <w:delText>{</w:delText>
              </w:r>
            </w:del>
          </w:p>
          <w:p w:rsidR="00E77BA1" w:rsidRPr="007B7299" w:rsidRDefault="00E412E3">
            <w:pPr>
              <w:spacing w:line="2" w:lineRule="atLeast"/>
              <w:ind w:firstLineChars="300" w:firstLine="360"/>
              <w:jc w:val="left"/>
              <w:rPr>
                <w:rFonts w:ascii="Consolas" w:hAnsi="Consolas" w:cs="Consolas"/>
                <w:color w:val="000000"/>
                <w:sz w:val="12"/>
                <w:highlight w:val="white"/>
                <w:lang w:val="en-NZ" w:eastAsia="zh-CN"/>
              </w:rPr>
            </w:pPr>
            <w:ins w:id="698" w:author="Zhenmin Li" w:date="2014-04-05T16:27:00Z">
              <w:del w:id="699" w:author="ben" w:date="2014-04-06T11:13:00Z">
                <w:r w:rsidRPr="00E2449F" w:rsidDel="00E2449F">
                  <w:rPr>
                    <w:rFonts w:ascii="Consolas" w:hAnsi="Consolas" w:cs="Consolas"/>
                    <w:bCs/>
                    <w:color w:val="000080"/>
                    <w:sz w:val="12"/>
                    <w:highlight w:val="white"/>
                    <w:lang w:val="en-NZ" w:eastAsia="ko-KR"/>
                    <w:rPrChange w:id="700" w:author="ben" w:date="2014-04-06T11:14:00Z">
                      <w:rPr>
                        <w:rFonts w:ascii="Consolas" w:hAnsi="Consolas" w:cs="Consolas"/>
                        <w:color w:val="008000"/>
                        <w:sz w:val="12"/>
                        <w:highlight w:val="white"/>
                        <w:lang w:val="en-NZ" w:eastAsia="zh-CN"/>
                      </w:rPr>
                    </w:rPrChange>
                  </w:rPr>
                  <w:delText xml:space="preserve"> </w:delText>
                </w:r>
              </w:del>
            </w:ins>
            <w:ins w:id="701" w:author="ben" w:date="2014-04-06T11:13:00Z">
              <w:r w:rsidR="00E2449F" w:rsidRPr="00E2449F">
                <w:rPr>
                  <w:rFonts w:ascii="Consolas" w:hAnsi="Consolas" w:cs="Consolas"/>
                  <w:bCs/>
                  <w:color w:val="000080"/>
                  <w:sz w:val="12"/>
                  <w:highlight w:val="white"/>
                  <w:lang w:val="en-NZ" w:eastAsia="ko-KR"/>
                  <w:rPrChange w:id="702" w:author="ben" w:date="2014-04-06T11:14:00Z">
                    <w:rPr>
                      <w:rFonts w:ascii="Consolas" w:hAnsi="Consolas" w:cs="Consolas"/>
                      <w:color w:val="008000"/>
                      <w:sz w:val="12"/>
                      <w:highlight w:val="white"/>
                      <w:lang w:val="en-NZ" w:eastAsia="zh-CN"/>
                    </w:rPr>
                  </w:rPrChange>
                </w:rPr>
                <w:t>{</w:t>
              </w:r>
            </w:ins>
            <w:ins w:id="703" w:author="Zhenmin Li" w:date="2014-04-05T16:27:00Z">
              <w:del w:id="704" w:author="ben" w:date="2014-04-06T11:13:00Z">
                <w:r w:rsidRPr="007B7299" w:rsidDel="00E2449F">
                  <w:rPr>
                    <w:rFonts w:ascii="Consolas" w:hAnsi="Consolas" w:cs="Consolas"/>
                    <w:color w:val="008000"/>
                    <w:sz w:val="12"/>
                    <w:highlight w:val="white"/>
                    <w:lang w:val="en-NZ" w:eastAsia="zh-CN"/>
                  </w:rPr>
                  <w:delText xml:space="preserve"> </w:delText>
                </w:r>
              </w:del>
            </w:ins>
            <w:r w:rsidR="00A27462" w:rsidRPr="007B7299">
              <w:rPr>
                <w:rFonts w:ascii="Consolas" w:hAnsi="Consolas" w:cs="Consolas"/>
                <w:color w:val="008000"/>
                <w:sz w:val="12"/>
                <w:highlight w:val="white"/>
                <w:lang w:val="en-NZ" w:eastAsia="ko-KR"/>
              </w:rPr>
              <w:t>//</w:t>
            </w:r>
            <w:ins w:id="705" w:author="Zhenmin Li" w:date="2014-04-05T16:27:00Z">
              <w:del w:id="706" w:author="ben" w:date="2014-04-06T11:15:00Z">
                <w:r w:rsidRPr="007B7299" w:rsidDel="00E2449F">
                  <w:rPr>
                    <w:rFonts w:ascii="Consolas" w:hAnsi="Consolas" w:cs="Consolas"/>
                    <w:color w:val="008000"/>
                    <w:sz w:val="12"/>
                    <w:highlight w:val="white"/>
                    <w:lang w:val="en-NZ" w:eastAsia="zh-CN"/>
                  </w:rPr>
                  <w:delText xml:space="preserve"> </w:delText>
                </w:r>
              </w:del>
            </w:ins>
            <w:r w:rsidR="00A27462" w:rsidRPr="007B7299">
              <w:rPr>
                <w:rFonts w:ascii="Consolas" w:hAnsi="Consolas" w:cs="Consolas"/>
                <w:color w:val="008000"/>
                <w:sz w:val="12"/>
                <w:highlight w:val="white"/>
                <w:lang w:val="en-NZ" w:eastAsia="zh-CN"/>
              </w:rPr>
              <w:t>put</w:t>
            </w:r>
            <w:r w:rsidR="00EC473F" w:rsidRPr="007B7299">
              <w:rPr>
                <w:rFonts w:ascii="Consolas" w:hAnsi="Consolas" w:cs="Consolas"/>
                <w:color w:val="008000"/>
                <w:sz w:val="12"/>
                <w:highlight w:val="white"/>
                <w:lang w:val="en-NZ" w:eastAsia="ko-KR"/>
              </w:rPr>
              <w:t xml:space="preserve"> </w:t>
            </w:r>
            <w:del w:id="707" w:author="Zhenmin Li" w:date="2014-04-05T16:14:00Z">
              <w:r w:rsidR="00EC473F" w:rsidRPr="007B7299" w:rsidDel="005F50DF">
                <w:rPr>
                  <w:rFonts w:ascii="Consolas" w:hAnsi="Consolas" w:cs="Consolas"/>
                  <w:color w:val="008000"/>
                  <w:sz w:val="12"/>
                  <w:highlight w:val="white"/>
                  <w:lang w:val="en-NZ" w:eastAsia="ko-KR"/>
                </w:rPr>
                <w:delText xml:space="preserve">fruit </w:delText>
              </w:r>
            </w:del>
            <w:r w:rsidR="00EC473F" w:rsidRPr="007B7299">
              <w:rPr>
                <w:rFonts w:ascii="Consolas" w:hAnsi="Consolas" w:cs="Consolas"/>
                <w:color w:val="008000"/>
                <w:sz w:val="12"/>
                <w:highlight w:val="white"/>
                <w:lang w:val="en-NZ" w:eastAsia="ko-KR"/>
              </w:rPr>
              <w:t>item into apple bin</w:t>
            </w:r>
          </w:p>
          <w:p w:rsidR="00811D0F" w:rsidRPr="007B7299" w:rsidRDefault="00E412E3">
            <w:pPr>
              <w:spacing w:line="2" w:lineRule="atLeast"/>
              <w:ind w:firstLineChars="300" w:firstLine="360"/>
              <w:jc w:val="left"/>
              <w:rPr>
                <w:rFonts w:ascii="Consolas" w:hAnsi="Consolas" w:cs="Consolas"/>
                <w:color w:val="000000"/>
                <w:sz w:val="12"/>
                <w:highlight w:val="white"/>
                <w:lang w:val="en-NZ" w:eastAsia="ko-KR"/>
              </w:rPr>
            </w:pPr>
            <w:ins w:id="708" w:author="Zhenmin Li" w:date="2014-04-05T16:27:00Z">
              <w:r w:rsidRPr="007B7299">
                <w:rPr>
                  <w:rFonts w:ascii="Consolas" w:hAnsi="Consolas" w:cs="Consolas"/>
                  <w:color w:val="000000"/>
                  <w:sz w:val="12"/>
                  <w:highlight w:val="white"/>
                  <w:lang w:val="en-NZ" w:eastAsia="zh-CN"/>
                </w:rPr>
                <w:t xml:space="preserve">  </w:t>
              </w:r>
            </w:ins>
            <w:r w:rsidR="00811D0F" w:rsidRPr="007B7299">
              <w:rPr>
                <w:rFonts w:ascii="Consolas" w:hAnsi="Consolas" w:cs="Consolas"/>
                <w:color w:val="990000"/>
                <w:sz w:val="12"/>
                <w:highlight w:val="white"/>
                <w:lang w:val="en-NZ" w:eastAsia="zh-CN"/>
                <w14:textFill>
                  <w14:solidFill>
                    <w14:srgbClr w14:val="990000">
                      <w14:lumMod w14:val="75000"/>
                    </w14:srgbClr>
                  </w14:solidFill>
                </w14:textFill>
                <w:rPrChange w:id="709" w:author="Zhenmin Li" w:date="2014-04-05T16:41:00Z">
                  <w:rPr>
                    <w:rFonts w:ascii="Consolas" w:hAnsi="Consolas" w:cs="Consolas"/>
                    <w:color w:val="000000"/>
                    <w:sz w:val="12"/>
                    <w:highlight w:val="white"/>
                    <w:lang w:val="en-NZ" w:eastAsia="ko-KR"/>
                  </w:rPr>
                </w:rPrChange>
              </w:rPr>
              <w:t>emit</w:t>
            </w:r>
            <w:r w:rsidR="00811D0F" w:rsidRPr="007B7299">
              <w:rPr>
                <w:rFonts w:ascii="Consolas" w:hAnsi="Consolas" w:cs="Consolas"/>
                <w:color w:val="000000"/>
                <w:sz w:val="12"/>
                <w:highlight w:val="white"/>
                <w:lang w:val="en-NZ" w:eastAsia="ko-KR"/>
              </w:rPr>
              <w:t xml:space="preserve"> </w:t>
            </w:r>
            <w:ins w:id="710" w:author="ben" w:date="2014-04-06T11:13:00Z">
              <w:r w:rsidR="00E2449F">
                <w:rPr>
                  <w:rFonts w:ascii="Consolas" w:hAnsi="Consolas" w:cs="Consolas" w:hint="eastAsia"/>
                  <w:color w:val="000000"/>
                  <w:sz w:val="12"/>
                  <w:highlight w:val="white"/>
                  <w:lang w:val="en-NZ" w:eastAsia="zh-CN"/>
                </w:rPr>
                <w:t>PICK_TO_LEFT</w:t>
              </w:r>
            </w:ins>
            <w:del w:id="711" w:author="ben" w:date="2014-04-06T11:13:00Z">
              <w:r w:rsidR="00811D0F" w:rsidRPr="007B7299" w:rsidDel="00E2449F">
                <w:rPr>
                  <w:rFonts w:ascii="Consolas" w:hAnsi="Consolas" w:cs="Consolas"/>
                  <w:color w:val="000000"/>
                  <w:sz w:val="12"/>
                  <w:highlight w:val="white"/>
                  <w:lang w:val="en-NZ" w:eastAsia="ko-KR"/>
                </w:rPr>
                <w:delText>ARM</w:delText>
              </w:r>
            </w:del>
            <w:ins w:id="712" w:author="Zhenmin Li" w:date="2014-04-05T16:11:00Z">
              <w:del w:id="713" w:author="ben" w:date="2014-04-06T11:13:00Z">
                <w:r w:rsidR="00577F99" w:rsidRPr="007B7299" w:rsidDel="00E2449F">
                  <w:rPr>
                    <w:rFonts w:ascii="Consolas" w:hAnsi="Consolas" w:cs="Consolas"/>
                    <w:color w:val="000000"/>
                    <w:sz w:val="12"/>
                    <w:highlight w:val="white"/>
                    <w:lang w:val="en-NZ" w:eastAsia="zh-CN"/>
                  </w:rPr>
                  <w:delText>PICK_AND_MOVE</w:delText>
                </w:r>
              </w:del>
            </w:ins>
            <w:del w:id="714" w:author="ben" w:date="2014-04-06T11:13:00Z">
              <w:r w:rsidR="00811D0F" w:rsidRPr="007B7299" w:rsidDel="00E2449F">
                <w:rPr>
                  <w:rFonts w:ascii="Consolas" w:hAnsi="Consolas" w:cs="Consolas"/>
                  <w:color w:val="000000"/>
                  <w:sz w:val="12"/>
                  <w:highlight w:val="white"/>
                  <w:lang w:val="en-NZ" w:eastAsia="ko-KR"/>
                </w:rPr>
                <w:delText>_LEFT</w:delText>
              </w:r>
            </w:del>
            <w:r w:rsidR="00811D0F" w:rsidRPr="007B7299">
              <w:rPr>
                <w:rFonts w:ascii="Consolas" w:hAnsi="Consolas" w:cs="Consolas"/>
                <w:bCs/>
                <w:color w:val="000080"/>
                <w:sz w:val="12"/>
                <w:highlight w:val="white"/>
                <w:lang w:val="en-NZ" w:eastAsia="ko-KR"/>
                <w:rPrChange w:id="715" w:author="Zhenmin Li" w:date="2014-04-05T16:41:00Z">
                  <w:rPr>
                    <w:rFonts w:ascii="Consolas" w:hAnsi="Consolas" w:cs="Consolas"/>
                    <w:color w:val="000000"/>
                    <w:sz w:val="12"/>
                    <w:highlight w:val="white"/>
                    <w:lang w:val="en-NZ" w:eastAsia="ko-KR"/>
                  </w:rPr>
                </w:rPrChange>
              </w:rPr>
              <w:t>;</w:t>
            </w:r>
          </w:p>
          <w:p w:rsidR="007A5163" w:rsidRPr="007B7299" w:rsidRDefault="00E412E3">
            <w:pPr>
              <w:spacing w:line="2" w:lineRule="atLeast"/>
              <w:ind w:firstLineChars="300" w:firstLine="360"/>
              <w:jc w:val="left"/>
              <w:rPr>
                <w:ins w:id="716" w:author="Zhenmin Li" w:date="2014-04-05T15:58:00Z"/>
                <w:rFonts w:ascii="Consolas" w:hAnsi="Consolas" w:cs="Consolas"/>
                <w:color w:val="000000"/>
                <w:sz w:val="12"/>
                <w:highlight w:val="white"/>
                <w:lang w:val="en-NZ" w:eastAsia="zh-CN"/>
              </w:rPr>
            </w:pPr>
            <w:ins w:id="717" w:author="Zhenmin Li" w:date="2014-04-05T16:27:00Z">
              <w:r w:rsidRPr="007B7299">
                <w:rPr>
                  <w:rFonts w:ascii="Consolas" w:hAnsi="Consolas" w:cs="Consolas"/>
                  <w:color w:val="000000"/>
                  <w:sz w:val="12"/>
                  <w:highlight w:val="white"/>
                  <w:lang w:val="en-NZ" w:eastAsia="zh-CN"/>
                </w:rPr>
                <w:t xml:space="preserve">  </w:t>
              </w:r>
            </w:ins>
            <w:r w:rsidR="00811D0F" w:rsidRPr="007B7299">
              <w:rPr>
                <w:rFonts w:ascii="Consolas" w:hAnsi="Consolas" w:cs="Consolas"/>
                <w:color w:val="990000"/>
                <w:sz w:val="12"/>
                <w:highlight w:val="white"/>
                <w:lang w:val="en-NZ" w:eastAsia="zh-CN"/>
                <w14:textFill>
                  <w14:solidFill>
                    <w14:srgbClr w14:val="990000">
                      <w14:lumMod w14:val="75000"/>
                    </w14:srgbClr>
                  </w14:solidFill>
                </w14:textFill>
                <w:rPrChange w:id="718" w:author="Zhenmin Li" w:date="2014-04-05T16:41:00Z">
                  <w:rPr>
                    <w:rFonts w:ascii="Consolas" w:hAnsi="Consolas" w:cs="Consolas"/>
                    <w:color w:val="000000"/>
                    <w:sz w:val="12"/>
                    <w:highlight w:val="white"/>
                    <w:lang w:val="en-NZ" w:eastAsia="ko-KR"/>
                  </w:rPr>
                </w:rPrChange>
              </w:rPr>
              <w:t>await</w:t>
            </w:r>
            <w:r w:rsidR="00811D0F" w:rsidRPr="007B7299">
              <w:rPr>
                <w:rFonts w:ascii="Consolas" w:hAnsi="Consolas" w:cs="Consolas"/>
                <w:bCs/>
                <w:color w:val="000080"/>
                <w:sz w:val="12"/>
                <w:highlight w:val="white"/>
                <w:lang w:val="en-NZ" w:eastAsia="ko-KR"/>
                <w:rPrChange w:id="719" w:author="Zhenmin Li" w:date="2014-04-05T16:41:00Z">
                  <w:rPr>
                    <w:rFonts w:ascii="Consolas" w:hAnsi="Consolas" w:cs="Consolas"/>
                    <w:color w:val="000000"/>
                    <w:sz w:val="12"/>
                    <w:highlight w:val="white"/>
                    <w:lang w:val="en-NZ" w:eastAsia="ko-KR"/>
                  </w:rPr>
                </w:rPrChange>
              </w:rPr>
              <w:t>(</w:t>
            </w:r>
            <w:r w:rsidR="00811D0F" w:rsidRPr="007B7299">
              <w:rPr>
                <w:rFonts w:ascii="Consolas" w:hAnsi="Consolas" w:cs="Consolas"/>
                <w:color w:val="000000"/>
                <w:sz w:val="12"/>
                <w:highlight w:val="white"/>
                <w:lang w:val="en-NZ" w:eastAsia="ko-KR"/>
              </w:rPr>
              <w:t>REACHED_LEFT</w:t>
            </w:r>
            <w:r w:rsidR="00811D0F" w:rsidRPr="007B7299">
              <w:rPr>
                <w:rFonts w:ascii="Consolas" w:hAnsi="Consolas" w:cs="Consolas"/>
                <w:bCs/>
                <w:color w:val="000080"/>
                <w:sz w:val="12"/>
                <w:highlight w:val="white"/>
                <w:lang w:val="en-NZ" w:eastAsia="ko-KR"/>
                <w:rPrChange w:id="720" w:author="Zhenmin Li" w:date="2014-04-05T16:41:00Z">
                  <w:rPr>
                    <w:rFonts w:ascii="Consolas" w:hAnsi="Consolas" w:cs="Consolas"/>
                    <w:color w:val="000000"/>
                    <w:sz w:val="12"/>
                    <w:highlight w:val="white"/>
                    <w:lang w:val="en-NZ" w:eastAsia="ko-KR"/>
                  </w:rPr>
                </w:rPrChange>
              </w:rPr>
              <w:t>);</w:t>
            </w:r>
            <w:del w:id="721" w:author="Zhenmin Li" w:date="2014-04-05T15:58:00Z">
              <w:r w:rsidR="006F1D80" w:rsidRPr="007B7299" w:rsidDel="007A5163">
                <w:rPr>
                  <w:rFonts w:ascii="Consolas" w:hAnsi="Consolas" w:cs="Consolas"/>
                  <w:color w:val="000000"/>
                  <w:sz w:val="12"/>
                  <w:highlight w:val="white"/>
                  <w:lang w:val="en-NZ" w:eastAsia="zh-CN"/>
                </w:rPr>
                <w:delText xml:space="preserve"> </w:delText>
              </w:r>
            </w:del>
          </w:p>
          <w:p w:rsidR="00811D0F" w:rsidRPr="007B7299" w:rsidRDefault="00E412E3">
            <w:pPr>
              <w:spacing w:line="2" w:lineRule="atLeast"/>
              <w:ind w:firstLineChars="300" w:firstLine="360"/>
              <w:jc w:val="left"/>
              <w:rPr>
                <w:rFonts w:ascii="Consolas" w:hAnsi="Consolas" w:cs="Consolas"/>
                <w:color w:val="000000"/>
                <w:sz w:val="12"/>
                <w:highlight w:val="white"/>
                <w:lang w:val="en-NZ" w:eastAsia="zh-CN"/>
              </w:rPr>
            </w:pPr>
            <w:ins w:id="722" w:author="Zhenmin Li" w:date="2014-04-05T16:27:00Z">
              <w:r w:rsidRPr="007B7299">
                <w:rPr>
                  <w:rFonts w:ascii="Consolas" w:hAnsi="Consolas" w:cs="Consolas"/>
                  <w:color w:val="000000"/>
                  <w:sz w:val="12"/>
                  <w:highlight w:val="white"/>
                  <w:lang w:val="en-NZ" w:eastAsia="zh-CN"/>
                </w:rPr>
                <w:t xml:space="preserve">  </w:t>
              </w:r>
            </w:ins>
            <w:r w:rsidR="006F1D80" w:rsidRPr="007B7299">
              <w:rPr>
                <w:rFonts w:ascii="Consolas" w:hAnsi="Consolas" w:cs="Consolas"/>
                <w:color w:val="990000"/>
                <w:sz w:val="12"/>
                <w:highlight w:val="white"/>
                <w:lang w:val="en-NZ" w:eastAsia="zh-CN"/>
                <w14:textFill>
                  <w14:solidFill>
                    <w14:srgbClr w14:val="990000">
                      <w14:lumMod w14:val="75000"/>
                    </w14:srgbClr>
                  </w14:solidFill>
                </w14:textFill>
                <w:rPrChange w:id="723" w:author="Zhenmin Li" w:date="2014-04-05T16:41:00Z">
                  <w:rPr>
                    <w:rFonts w:ascii="Consolas" w:hAnsi="Consolas" w:cs="Consolas"/>
                    <w:color w:val="000000"/>
                    <w:sz w:val="12"/>
                    <w:highlight w:val="white"/>
                    <w:lang w:val="en-NZ" w:eastAsia="ko-KR"/>
                  </w:rPr>
                </w:rPrChange>
              </w:rPr>
              <w:t>emit</w:t>
            </w:r>
            <w:r w:rsidR="006F1D80" w:rsidRPr="007B7299">
              <w:rPr>
                <w:rFonts w:ascii="Consolas" w:hAnsi="Consolas" w:cs="Consolas"/>
                <w:color w:val="000000"/>
                <w:sz w:val="12"/>
                <w:highlight w:val="white"/>
                <w:lang w:val="en-NZ" w:eastAsia="ko-KR"/>
              </w:rPr>
              <w:t xml:space="preserve"> </w:t>
            </w:r>
            <w:ins w:id="724" w:author="ben" w:date="2014-04-06T11:13:00Z">
              <w:r w:rsidR="00E2449F">
                <w:rPr>
                  <w:rFonts w:ascii="Consolas" w:hAnsi="Consolas" w:cs="Consolas" w:hint="eastAsia"/>
                  <w:color w:val="000000"/>
                  <w:sz w:val="12"/>
                  <w:highlight w:val="white"/>
                  <w:lang w:val="en-NZ" w:eastAsia="zh-CN"/>
                </w:rPr>
                <w:t>MOVE_HOME</w:t>
              </w:r>
            </w:ins>
            <w:ins w:id="725" w:author="Zhenmin Li" w:date="2014-04-05T16:11:00Z">
              <w:del w:id="726" w:author="ben" w:date="2014-04-06T11:13:00Z">
                <w:r w:rsidR="008E6EB4" w:rsidRPr="007B7299" w:rsidDel="00E2449F">
                  <w:rPr>
                    <w:rFonts w:ascii="Consolas" w:hAnsi="Consolas" w:cs="Consolas"/>
                    <w:color w:val="000000"/>
                    <w:sz w:val="12"/>
                    <w:highlight w:val="white"/>
                    <w:lang w:val="en-NZ" w:eastAsia="zh-CN"/>
                  </w:rPr>
                  <w:delText>DROP_AND_MOVE</w:delText>
                </w:r>
              </w:del>
            </w:ins>
            <w:del w:id="727" w:author="ben" w:date="2014-04-06T11:13:00Z">
              <w:r w:rsidR="006F1D80" w:rsidRPr="007B7299" w:rsidDel="00E2449F">
                <w:rPr>
                  <w:rFonts w:ascii="Consolas" w:hAnsi="Consolas" w:cs="Consolas"/>
                  <w:color w:val="000000"/>
                  <w:sz w:val="12"/>
                  <w:highlight w:val="white"/>
                  <w:lang w:val="en-NZ" w:eastAsia="ko-KR"/>
                </w:rPr>
                <w:delText>ARM_RIGHT</w:delText>
              </w:r>
            </w:del>
            <w:ins w:id="728" w:author="Zhenmin Li" w:date="2014-04-05T15:57:00Z">
              <w:del w:id="729" w:author="ben" w:date="2014-04-06T11:13:00Z">
                <w:r w:rsidR="00A469E4" w:rsidRPr="007B7299" w:rsidDel="00E2449F">
                  <w:rPr>
                    <w:rFonts w:ascii="Consolas" w:hAnsi="Consolas" w:cs="Consolas"/>
                    <w:color w:val="000000"/>
                    <w:sz w:val="12"/>
                    <w:highlight w:val="white"/>
                    <w:lang w:val="en-NZ" w:eastAsia="zh-CN"/>
                  </w:rPr>
                  <w:delText>HOME</w:delText>
                </w:r>
              </w:del>
            </w:ins>
            <w:r w:rsidR="006F1D80" w:rsidRPr="007B7299">
              <w:rPr>
                <w:rFonts w:ascii="Consolas" w:hAnsi="Consolas" w:cs="Consolas"/>
                <w:bCs/>
                <w:color w:val="000080"/>
                <w:sz w:val="12"/>
                <w:highlight w:val="white"/>
                <w:lang w:val="en-NZ" w:eastAsia="ko-KR"/>
                <w:rPrChange w:id="730" w:author="Zhenmin Li" w:date="2014-04-05T16:41:00Z">
                  <w:rPr>
                    <w:rFonts w:ascii="Consolas" w:hAnsi="Consolas" w:cs="Consolas"/>
                    <w:color w:val="000000"/>
                    <w:sz w:val="12"/>
                    <w:highlight w:val="white"/>
                    <w:lang w:val="en-NZ" w:eastAsia="ko-KR"/>
                  </w:rPr>
                </w:rPrChange>
              </w:rPr>
              <w:t>;</w:t>
            </w:r>
          </w:p>
          <w:p w:rsidR="00811D0F" w:rsidRPr="007B7299" w:rsidRDefault="00E412E3">
            <w:pPr>
              <w:spacing w:line="2" w:lineRule="atLeast"/>
              <w:ind w:firstLineChars="200" w:firstLine="240"/>
              <w:jc w:val="left"/>
              <w:rPr>
                <w:rFonts w:ascii="Consolas" w:hAnsi="Consolas" w:cs="Consolas"/>
                <w:bCs/>
                <w:color w:val="0000FF"/>
                <w:sz w:val="12"/>
                <w:highlight w:val="white"/>
                <w:lang w:val="en-NZ" w:eastAsia="zh-CN"/>
                <w:rPrChange w:id="731" w:author="Zhenmin Li" w:date="2014-04-05T16:41:00Z">
                  <w:rPr>
                    <w:rFonts w:ascii="Consolas" w:hAnsi="Consolas" w:cs="Consolas"/>
                    <w:b/>
                    <w:bCs/>
                    <w:color w:val="0000FF"/>
                    <w:sz w:val="12"/>
                    <w:highlight w:val="white"/>
                    <w:lang w:val="en-NZ" w:eastAsia="zh-CN"/>
                  </w:rPr>
                </w:rPrChange>
              </w:rPr>
              <w:pPrChange w:id="732" w:author="Zhenmin Li" w:date="2014-04-05T16:41:00Z">
                <w:pPr>
                  <w:spacing w:line="2" w:lineRule="atLeast"/>
                  <w:ind w:firstLineChars="200" w:firstLine="241"/>
                  <w:jc w:val="left"/>
                </w:pPr>
              </w:pPrChange>
            </w:pPr>
            <w:ins w:id="733" w:author="Zhenmin Li" w:date="2014-04-05T16:27:00Z">
              <w:r w:rsidRPr="007B7299">
                <w:rPr>
                  <w:rFonts w:ascii="Consolas" w:hAnsi="Consolas" w:cs="Consolas"/>
                  <w:bCs/>
                  <w:color w:val="0000FF"/>
                  <w:sz w:val="12"/>
                  <w:highlight w:val="white"/>
                  <w:lang w:val="en-NZ" w:eastAsia="zh-CN"/>
                  <w:rPrChange w:id="734" w:author="Zhenmin Li" w:date="2014-04-05T16:41:00Z">
                    <w:rPr>
                      <w:rFonts w:ascii="Consolas" w:hAnsi="Consolas" w:cs="Consolas"/>
                      <w:b/>
                      <w:bCs/>
                      <w:color w:val="0000FF"/>
                      <w:sz w:val="12"/>
                      <w:highlight w:val="white"/>
                      <w:lang w:val="en-NZ" w:eastAsia="zh-CN"/>
                    </w:rPr>
                  </w:rPrChange>
                </w:rPr>
                <w:t xml:space="preserve">  </w:t>
              </w:r>
            </w:ins>
            <w:r w:rsidR="006F1D80" w:rsidRPr="000B4CAD">
              <w:rPr>
                <w:rFonts w:ascii="Consolas" w:hAnsi="Consolas" w:cs="Consolas"/>
                <w:bCs/>
                <w:color w:val="000080"/>
                <w:sz w:val="12"/>
                <w:highlight w:val="white"/>
                <w:lang w:val="en-NZ" w:eastAsia="ko-KR"/>
                <w:rPrChange w:id="735" w:author="Zhenmin Li" w:date="2014-04-05T16:42:00Z">
                  <w:rPr>
                    <w:rFonts w:ascii="Consolas" w:hAnsi="Consolas" w:cs="Consolas"/>
                    <w:b/>
                    <w:bCs/>
                    <w:color w:val="0000FF"/>
                    <w:sz w:val="12"/>
                    <w:highlight w:val="white"/>
                    <w:lang w:val="en-NZ" w:eastAsia="zh-CN"/>
                  </w:rPr>
                </w:rPrChange>
              </w:rPr>
              <w:t>}</w:t>
            </w:r>
            <w:r w:rsidR="006F1D80" w:rsidRPr="007B7299">
              <w:rPr>
                <w:rFonts w:ascii="Consolas" w:hAnsi="Consolas" w:cs="Consolas"/>
                <w:bCs/>
                <w:color w:val="0000FF"/>
                <w:sz w:val="12"/>
                <w:highlight w:val="white"/>
                <w:lang w:val="en-NZ" w:eastAsia="zh-CN"/>
                <w:rPrChange w:id="736" w:author="Zhenmin Li" w:date="2014-04-05T16:41:00Z">
                  <w:rPr>
                    <w:rFonts w:ascii="Consolas" w:hAnsi="Consolas" w:cs="Consolas"/>
                    <w:b/>
                    <w:bCs/>
                    <w:color w:val="0000FF"/>
                    <w:sz w:val="12"/>
                    <w:highlight w:val="white"/>
                    <w:lang w:val="en-NZ" w:eastAsia="zh-CN"/>
                  </w:rPr>
                </w:rPrChange>
              </w:rPr>
              <w:t xml:space="preserve"> </w:t>
            </w:r>
            <w:r w:rsidR="00811D0F" w:rsidRPr="007B7299">
              <w:rPr>
                <w:rFonts w:ascii="Consolas" w:hAnsi="Consolas" w:cs="Consolas"/>
                <w:bCs/>
                <w:color w:val="0000FF"/>
                <w:sz w:val="12"/>
                <w:highlight w:val="white"/>
                <w:lang w:val="en-NZ" w:eastAsia="ko-KR"/>
                <w:rPrChange w:id="737" w:author="Zhenmin Li" w:date="2014-04-05T16:41:00Z">
                  <w:rPr>
                    <w:rFonts w:ascii="Consolas" w:hAnsi="Consolas" w:cs="Consolas"/>
                    <w:b/>
                    <w:bCs/>
                    <w:color w:val="0000FF"/>
                    <w:sz w:val="12"/>
                    <w:highlight w:val="white"/>
                    <w:lang w:val="en-NZ" w:eastAsia="zh-CN"/>
                  </w:rPr>
                </w:rPrChange>
              </w:rPr>
              <w:t>else</w:t>
            </w:r>
            <w:r w:rsidR="00811D0F" w:rsidRPr="007B7299">
              <w:rPr>
                <w:rFonts w:ascii="Consolas" w:hAnsi="Consolas" w:cs="Consolas"/>
                <w:bCs/>
                <w:color w:val="0000FF"/>
                <w:sz w:val="12"/>
                <w:highlight w:val="white"/>
                <w:lang w:val="en-NZ" w:eastAsia="zh-CN"/>
                <w:rPrChange w:id="738" w:author="Zhenmin Li" w:date="2014-04-05T16:41:00Z">
                  <w:rPr>
                    <w:rFonts w:ascii="Consolas" w:hAnsi="Consolas" w:cs="Consolas"/>
                    <w:b/>
                    <w:bCs/>
                    <w:color w:val="0000FF"/>
                    <w:sz w:val="12"/>
                    <w:highlight w:val="white"/>
                    <w:lang w:val="en-NZ" w:eastAsia="zh-CN"/>
                  </w:rPr>
                </w:rPrChange>
              </w:rPr>
              <w:t xml:space="preserve"> </w:t>
            </w:r>
            <w:r w:rsidR="00811D0F" w:rsidRPr="000B4CAD">
              <w:rPr>
                <w:rFonts w:ascii="Consolas" w:hAnsi="Consolas" w:cs="Consolas"/>
                <w:bCs/>
                <w:color w:val="000080"/>
                <w:sz w:val="12"/>
                <w:highlight w:val="white"/>
                <w:lang w:val="en-NZ" w:eastAsia="ko-KR"/>
                <w:rPrChange w:id="739" w:author="Zhenmin Li" w:date="2014-04-05T16:42:00Z">
                  <w:rPr>
                    <w:rFonts w:ascii="Consolas" w:hAnsi="Consolas" w:cs="Consolas"/>
                    <w:b/>
                    <w:bCs/>
                    <w:color w:val="0000FF"/>
                    <w:sz w:val="12"/>
                    <w:highlight w:val="white"/>
                    <w:lang w:val="en-NZ" w:eastAsia="zh-CN"/>
                  </w:rPr>
                </w:rPrChange>
              </w:rPr>
              <w:t>{</w:t>
            </w:r>
          </w:p>
          <w:p w:rsidR="00811D0F" w:rsidRPr="007B7299" w:rsidRDefault="00E412E3">
            <w:pPr>
              <w:spacing w:line="2" w:lineRule="atLeast"/>
              <w:ind w:firstLineChars="300" w:firstLine="360"/>
              <w:jc w:val="left"/>
              <w:rPr>
                <w:rFonts w:ascii="Consolas" w:hAnsi="Consolas" w:cs="Consolas"/>
                <w:color w:val="000000"/>
                <w:sz w:val="12"/>
                <w:highlight w:val="white"/>
                <w:lang w:val="en-NZ" w:eastAsia="zh-CN"/>
              </w:rPr>
            </w:pPr>
            <w:ins w:id="740" w:author="Zhenmin Li" w:date="2014-04-05T16:27:00Z">
              <w:r w:rsidRPr="007B7299">
                <w:rPr>
                  <w:rFonts w:ascii="Consolas" w:hAnsi="Consolas" w:cs="Consolas"/>
                  <w:color w:val="008000"/>
                  <w:sz w:val="12"/>
                  <w:highlight w:val="white"/>
                  <w:lang w:val="en-NZ" w:eastAsia="zh-CN"/>
                </w:rPr>
                <w:t xml:space="preserve">  </w:t>
              </w:r>
            </w:ins>
            <w:r w:rsidR="00D27146" w:rsidRPr="007B7299">
              <w:rPr>
                <w:rFonts w:ascii="Consolas" w:hAnsi="Consolas" w:cs="Consolas"/>
                <w:color w:val="008000"/>
                <w:sz w:val="12"/>
                <w:highlight w:val="white"/>
                <w:lang w:val="en-NZ" w:eastAsia="ko-KR"/>
              </w:rPr>
              <w:t>//</w:t>
            </w:r>
            <w:ins w:id="741" w:author="Zhenmin Li" w:date="2014-04-05T16:01:00Z">
              <w:del w:id="742" w:author="ben" w:date="2014-04-06T11:15:00Z">
                <w:r w:rsidR="0070503D" w:rsidRPr="007B7299" w:rsidDel="00E2449F">
                  <w:rPr>
                    <w:rFonts w:ascii="Consolas" w:hAnsi="Consolas" w:cs="Consolas"/>
                    <w:color w:val="008000"/>
                    <w:sz w:val="12"/>
                    <w:highlight w:val="white"/>
                    <w:lang w:val="en-NZ" w:eastAsia="zh-CN"/>
                  </w:rPr>
                  <w:delText xml:space="preserve"> </w:delText>
                </w:r>
              </w:del>
            </w:ins>
            <w:r w:rsidR="00A27462" w:rsidRPr="007B7299">
              <w:rPr>
                <w:rFonts w:ascii="Consolas" w:hAnsi="Consolas" w:cs="Consolas"/>
                <w:color w:val="008000"/>
                <w:sz w:val="12"/>
                <w:highlight w:val="white"/>
                <w:lang w:val="en-NZ" w:eastAsia="zh-CN"/>
              </w:rPr>
              <w:t>put</w:t>
            </w:r>
            <w:r w:rsidR="00D27146" w:rsidRPr="007B7299">
              <w:rPr>
                <w:rFonts w:ascii="Consolas" w:hAnsi="Consolas" w:cs="Consolas"/>
                <w:color w:val="008000"/>
                <w:sz w:val="12"/>
                <w:highlight w:val="white"/>
                <w:lang w:val="en-NZ" w:eastAsia="ko-KR"/>
              </w:rPr>
              <w:t xml:space="preserve"> </w:t>
            </w:r>
            <w:del w:id="743" w:author="Zhenmin Li" w:date="2014-04-05T16:14:00Z">
              <w:r w:rsidR="00D27146" w:rsidRPr="007B7299" w:rsidDel="002B3FF0">
                <w:rPr>
                  <w:rFonts w:ascii="Consolas" w:hAnsi="Consolas" w:cs="Consolas"/>
                  <w:color w:val="008000"/>
                  <w:sz w:val="12"/>
                  <w:highlight w:val="white"/>
                  <w:lang w:val="en-NZ" w:eastAsia="ko-KR"/>
                </w:rPr>
                <w:delText xml:space="preserve">fruit </w:delText>
              </w:r>
            </w:del>
            <w:r w:rsidR="00D27146" w:rsidRPr="007B7299">
              <w:rPr>
                <w:rFonts w:ascii="Consolas" w:hAnsi="Consolas" w:cs="Consolas"/>
                <w:color w:val="008000"/>
                <w:sz w:val="12"/>
                <w:highlight w:val="white"/>
                <w:lang w:val="en-NZ" w:eastAsia="ko-KR"/>
              </w:rPr>
              <w:t xml:space="preserve">item into </w:t>
            </w:r>
            <w:r w:rsidR="00D27146" w:rsidRPr="007B7299">
              <w:rPr>
                <w:rFonts w:ascii="Consolas" w:hAnsi="Consolas" w:cs="Consolas"/>
                <w:color w:val="008000"/>
                <w:sz w:val="12"/>
                <w:highlight w:val="white"/>
                <w:lang w:val="en-NZ" w:eastAsia="zh-CN"/>
              </w:rPr>
              <w:t>pear</w:t>
            </w:r>
            <w:r w:rsidR="00EC473F" w:rsidRPr="007B7299">
              <w:rPr>
                <w:rFonts w:ascii="Consolas" w:hAnsi="Consolas" w:cs="Consolas"/>
                <w:color w:val="008000"/>
                <w:sz w:val="12"/>
                <w:highlight w:val="white"/>
                <w:lang w:val="en-NZ" w:eastAsia="ko-KR"/>
              </w:rPr>
              <w:t xml:space="preserve"> bin</w:t>
            </w:r>
          </w:p>
          <w:p w:rsidR="00811D0F" w:rsidRPr="007B7299" w:rsidRDefault="00E412E3">
            <w:pPr>
              <w:spacing w:line="2" w:lineRule="atLeast"/>
              <w:ind w:firstLineChars="300" w:firstLine="360"/>
              <w:jc w:val="left"/>
              <w:rPr>
                <w:rFonts w:ascii="Consolas" w:hAnsi="Consolas" w:cs="Consolas"/>
                <w:color w:val="000000"/>
                <w:sz w:val="12"/>
                <w:highlight w:val="white"/>
                <w:lang w:val="en-NZ" w:eastAsia="ko-KR"/>
              </w:rPr>
            </w:pPr>
            <w:ins w:id="744" w:author="Zhenmin Li" w:date="2014-04-05T16:27:00Z">
              <w:r w:rsidRPr="007B7299">
                <w:rPr>
                  <w:rFonts w:ascii="Consolas" w:hAnsi="Consolas" w:cs="Consolas"/>
                  <w:color w:val="000000"/>
                  <w:sz w:val="12"/>
                  <w:highlight w:val="white"/>
                  <w:lang w:val="en-NZ" w:eastAsia="zh-CN"/>
                </w:rPr>
                <w:t xml:space="preserve">  </w:t>
              </w:r>
            </w:ins>
            <w:r w:rsidR="00811D0F" w:rsidRPr="007B7299">
              <w:rPr>
                <w:rFonts w:ascii="Consolas" w:hAnsi="Consolas" w:cs="Consolas"/>
                <w:color w:val="990000"/>
                <w:sz w:val="12"/>
                <w:highlight w:val="white"/>
                <w:lang w:val="en-NZ" w:eastAsia="zh-CN"/>
                <w14:textFill>
                  <w14:solidFill>
                    <w14:srgbClr w14:val="990000">
                      <w14:lumMod w14:val="75000"/>
                    </w14:srgbClr>
                  </w14:solidFill>
                </w14:textFill>
                <w:rPrChange w:id="745" w:author="Zhenmin Li" w:date="2014-04-05T16:41:00Z">
                  <w:rPr>
                    <w:rFonts w:ascii="Consolas" w:hAnsi="Consolas" w:cs="Consolas"/>
                    <w:color w:val="000000"/>
                    <w:sz w:val="12"/>
                    <w:highlight w:val="white"/>
                    <w:lang w:val="en-NZ" w:eastAsia="ko-KR"/>
                  </w:rPr>
                </w:rPrChange>
              </w:rPr>
              <w:t>emit</w:t>
            </w:r>
            <w:r w:rsidR="00811D0F" w:rsidRPr="007B7299">
              <w:rPr>
                <w:rFonts w:ascii="Consolas" w:hAnsi="Consolas" w:cs="Consolas"/>
                <w:color w:val="000000"/>
                <w:sz w:val="12"/>
                <w:highlight w:val="white"/>
                <w:lang w:val="en-NZ" w:eastAsia="ko-KR"/>
              </w:rPr>
              <w:t xml:space="preserve"> </w:t>
            </w:r>
            <w:ins w:id="746" w:author="ben" w:date="2014-04-06T11:14:00Z">
              <w:r w:rsidR="00E2449F">
                <w:rPr>
                  <w:rFonts w:ascii="Consolas" w:hAnsi="Consolas" w:cs="Consolas" w:hint="eastAsia"/>
                  <w:color w:val="000000"/>
                  <w:sz w:val="12"/>
                  <w:highlight w:val="white"/>
                  <w:lang w:val="en-NZ" w:eastAsia="zh-CN"/>
                </w:rPr>
                <w:t>PICK_TO_RIGHT</w:t>
              </w:r>
            </w:ins>
            <w:ins w:id="747" w:author="Zhenmin Li" w:date="2014-04-05T16:12:00Z">
              <w:del w:id="748" w:author="ben" w:date="2014-04-06T11:14:00Z">
                <w:r w:rsidR="008E6EB4" w:rsidRPr="007B7299" w:rsidDel="00E2449F">
                  <w:rPr>
                    <w:rFonts w:ascii="Consolas" w:hAnsi="Consolas" w:cs="Consolas"/>
                    <w:color w:val="000000"/>
                    <w:sz w:val="12"/>
                    <w:highlight w:val="white"/>
                    <w:lang w:val="en-NZ" w:eastAsia="zh-CN"/>
                  </w:rPr>
                  <w:delText>PICK_AND_MOVERIGHT</w:delText>
                </w:r>
              </w:del>
              <w:r w:rsidR="008E6EB4" w:rsidRPr="007B7299">
                <w:rPr>
                  <w:rFonts w:ascii="Consolas" w:hAnsi="Consolas" w:cs="Consolas"/>
                  <w:bCs/>
                  <w:color w:val="000080"/>
                  <w:sz w:val="12"/>
                  <w:highlight w:val="white"/>
                  <w:lang w:val="en-NZ" w:eastAsia="ko-KR"/>
                  <w:rPrChange w:id="749" w:author="Zhenmin Li" w:date="2014-04-05T16:41:00Z">
                    <w:rPr>
                      <w:rFonts w:ascii="Consolas" w:hAnsi="Consolas" w:cs="Consolas"/>
                      <w:color w:val="000000"/>
                      <w:sz w:val="12"/>
                      <w:highlight w:val="white"/>
                      <w:lang w:val="en-NZ" w:eastAsia="zh-CN"/>
                    </w:rPr>
                  </w:rPrChange>
                </w:rPr>
                <w:t>;</w:t>
              </w:r>
            </w:ins>
            <w:del w:id="750" w:author="Zhenmin Li" w:date="2014-04-05T16:12:00Z">
              <w:r w:rsidR="00811D0F" w:rsidRPr="007B7299" w:rsidDel="008E6EB4">
                <w:rPr>
                  <w:rFonts w:ascii="Consolas" w:hAnsi="Consolas" w:cs="Consolas"/>
                  <w:color w:val="000000"/>
                  <w:sz w:val="12"/>
                  <w:highlight w:val="white"/>
                  <w:lang w:val="en-NZ" w:eastAsia="ko-KR"/>
                </w:rPr>
                <w:delText>ARM_RIGHT;</w:delText>
              </w:r>
            </w:del>
          </w:p>
          <w:p w:rsidR="007A5163" w:rsidRPr="007B7299" w:rsidRDefault="00E412E3">
            <w:pPr>
              <w:spacing w:line="2" w:lineRule="atLeast"/>
              <w:ind w:firstLineChars="300" w:firstLine="360"/>
              <w:jc w:val="left"/>
              <w:rPr>
                <w:ins w:id="751" w:author="Zhenmin Li" w:date="2014-04-05T15:58:00Z"/>
                <w:rFonts w:ascii="Consolas" w:hAnsi="Consolas" w:cs="Consolas"/>
                <w:color w:val="000000"/>
                <w:sz w:val="12"/>
                <w:highlight w:val="white"/>
                <w:lang w:val="en-NZ" w:eastAsia="zh-CN"/>
              </w:rPr>
            </w:pPr>
            <w:ins w:id="752" w:author="Zhenmin Li" w:date="2014-04-05T16:27:00Z">
              <w:r w:rsidRPr="007B7299">
                <w:rPr>
                  <w:rFonts w:ascii="Consolas" w:hAnsi="Consolas" w:cs="Consolas"/>
                  <w:color w:val="000000"/>
                  <w:sz w:val="12"/>
                  <w:highlight w:val="white"/>
                  <w:lang w:val="en-NZ" w:eastAsia="zh-CN"/>
                </w:rPr>
                <w:t xml:space="preserve">  </w:t>
              </w:r>
            </w:ins>
            <w:r w:rsidR="00811D0F" w:rsidRPr="007B7299">
              <w:rPr>
                <w:rFonts w:ascii="Consolas" w:hAnsi="Consolas" w:cs="Consolas"/>
                <w:color w:val="990000"/>
                <w:sz w:val="12"/>
                <w:highlight w:val="white"/>
                <w:lang w:val="en-NZ" w:eastAsia="zh-CN"/>
                <w14:textFill>
                  <w14:solidFill>
                    <w14:srgbClr w14:val="990000">
                      <w14:lumMod w14:val="75000"/>
                    </w14:srgbClr>
                  </w14:solidFill>
                </w14:textFill>
                <w:rPrChange w:id="753" w:author="Zhenmin Li" w:date="2014-04-05T16:41:00Z">
                  <w:rPr>
                    <w:rFonts w:ascii="Consolas" w:hAnsi="Consolas" w:cs="Consolas"/>
                    <w:color w:val="000000"/>
                    <w:sz w:val="12"/>
                    <w:highlight w:val="white"/>
                    <w:lang w:val="en-NZ" w:eastAsia="ko-KR"/>
                  </w:rPr>
                </w:rPrChange>
              </w:rPr>
              <w:t>await</w:t>
            </w:r>
            <w:r w:rsidR="00811D0F" w:rsidRPr="007B7299">
              <w:rPr>
                <w:rFonts w:ascii="Consolas" w:hAnsi="Consolas" w:cs="Consolas"/>
                <w:bCs/>
                <w:color w:val="000080"/>
                <w:sz w:val="12"/>
                <w:highlight w:val="white"/>
                <w:lang w:val="en-NZ" w:eastAsia="ko-KR"/>
                <w:rPrChange w:id="754" w:author="Zhenmin Li" w:date="2014-04-05T16:41:00Z">
                  <w:rPr>
                    <w:rFonts w:ascii="Consolas" w:hAnsi="Consolas" w:cs="Consolas"/>
                    <w:color w:val="000000"/>
                    <w:sz w:val="12"/>
                    <w:highlight w:val="white"/>
                    <w:lang w:val="en-NZ" w:eastAsia="ko-KR"/>
                  </w:rPr>
                </w:rPrChange>
              </w:rPr>
              <w:t>(</w:t>
            </w:r>
            <w:r w:rsidR="00811D0F" w:rsidRPr="007B7299">
              <w:rPr>
                <w:rFonts w:ascii="Consolas" w:hAnsi="Consolas" w:cs="Consolas"/>
                <w:color w:val="000000"/>
                <w:sz w:val="12"/>
                <w:highlight w:val="white"/>
                <w:lang w:val="en-NZ" w:eastAsia="ko-KR"/>
              </w:rPr>
              <w:t>REACHED_RIGHT</w:t>
            </w:r>
            <w:r w:rsidR="00811D0F" w:rsidRPr="007B7299">
              <w:rPr>
                <w:rFonts w:ascii="Consolas" w:hAnsi="Consolas" w:cs="Consolas"/>
                <w:bCs/>
                <w:color w:val="000080"/>
                <w:sz w:val="12"/>
                <w:highlight w:val="white"/>
                <w:lang w:val="en-NZ" w:eastAsia="ko-KR"/>
                <w:rPrChange w:id="755" w:author="Zhenmin Li" w:date="2014-04-05T16:41:00Z">
                  <w:rPr>
                    <w:rFonts w:ascii="Consolas" w:hAnsi="Consolas" w:cs="Consolas"/>
                    <w:color w:val="000000"/>
                    <w:sz w:val="12"/>
                    <w:highlight w:val="white"/>
                    <w:lang w:val="en-NZ" w:eastAsia="ko-KR"/>
                  </w:rPr>
                </w:rPrChange>
              </w:rPr>
              <w:t>);</w:t>
            </w:r>
          </w:p>
          <w:p w:rsidR="00811D0F" w:rsidRPr="007B7299" w:rsidRDefault="00E412E3">
            <w:pPr>
              <w:spacing w:line="2" w:lineRule="atLeast"/>
              <w:ind w:firstLineChars="300" w:firstLine="360"/>
              <w:jc w:val="left"/>
              <w:rPr>
                <w:rFonts w:ascii="Consolas" w:hAnsi="Consolas" w:cs="Consolas"/>
                <w:color w:val="000000"/>
                <w:sz w:val="12"/>
                <w:highlight w:val="white"/>
                <w:lang w:val="en-NZ" w:eastAsia="ko-KR"/>
              </w:rPr>
            </w:pPr>
            <w:ins w:id="756" w:author="Zhenmin Li" w:date="2014-04-05T16:27:00Z">
              <w:r w:rsidRPr="007B7299">
                <w:rPr>
                  <w:rFonts w:ascii="Consolas" w:hAnsi="Consolas" w:cs="Consolas"/>
                  <w:color w:val="000000"/>
                  <w:sz w:val="12"/>
                  <w:highlight w:val="white"/>
                  <w:lang w:val="en-NZ" w:eastAsia="zh-CN"/>
                </w:rPr>
                <w:t xml:space="preserve">  </w:t>
              </w:r>
            </w:ins>
            <w:del w:id="757" w:author="Zhenmin Li" w:date="2014-04-05T15:58:00Z">
              <w:r w:rsidR="006F1D80" w:rsidRPr="007B7299" w:rsidDel="007A5163">
                <w:rPr>
                  <w:rFonts w:ascii="Consolas" w:hAnsi="Consolas" w:cs="Consolas"/>
                  <w:color w:val="990000"/>
                  <w:sz w:val="12"/>
                  <w:highlight w:val="white"/>
                  <w:lang w:val="en-NZ" w:eastAsia="zh-CN"/>
                  <w14:textFill>
                    <w14:solidFill>
                      <w14:srgbClr w14:val="990000">
                        <w14:lumMod w14:val="75000"/>
                      </w14:srgbClr>
                    </w14:solidFill>
                  </w14:textFill>
                  <w:rPrChange w:id="758" w:author="Zhenmin Li" w:date="2014-04-05T16:41:00Z">
                    <w:rPr>
                      <w:rFonts w:ascii="Consolas" w:hAnsi="Consolas" w:cs="Consolas"/>
                      <w:color w:val="000000"/>
                      <w:sz w:val="12"/>
                      <w:highlight w:val="white"/>
                      <w:lang w:val="en-NZ" w:eastAsia="zh-CN"/>
                    </w:rPr>
                  </w:rPrChange>
                </w:rPr>
                <w:delText xml:space="preserve"> </w:delText>
              </w:r>
            </w:del>
            <w:r w:rsidR="00811D0F" w:rsidRPr="007B7299">
              <w:rPr>
                <w:rFonts w:ascii="Consolas" w:hAnsi="Consolas" w:cs="Consolas"/>
                <w:color w:val="990000"/>
                <w:sz w:val="12"/>
                <w:highlight w:val="white"/>
                <w:lang w:val="en-NZ" w:eastAsia="zh-CN"/>
                <w14:textFill>
                  <w14:solidFill>
                    <w14:srgbClr w14:val="990000">
                      <w14:lumMod w14:val="75000"/>
                    </w14:srgbClr>
                  </w14:solidFill>
                </w14:textFill>
                <w:rPrChange w:id="759" w:author="Zhenmin Li" w:date="2014-04-05T16:41:00Z">
                  <w:rPr>
                    <w:rFonts w:ascii="Consolas" w:hAnsi="Consolas" w:cs="Consolas"/>
                    <w:color w:val="000000"/>
                    <w:sz w:val="12"/>
                    <w:highlight w:val="white"/>
                    <w:lang w:val="en-NZ" w:eastAsia="ko-KR"/>
                  </w:rPr>
                </w:rPrChange>
              </w:rPr>
              <w:t>emit</w:t>
            </w:r>
            <w:r w:rsidR="00811D0F" w:rsidRPr="007B7299">
              <w:rPr>
                <w:rFonts w:ascii="Consolas" w:hAnsi="Consolas" w:cs="Consolas"/>
                <w:color w:val="000000"/>
                <w:sz w:val="12"/>
                <w:highlight w:val="white"/>
                <w:lang w:val="en-NZ" w:eastAsia="ko-KR"/>
              </w:rPr>
              <w:t xml:space="preserve"> </w:t>
            </w:r>
            <w:ins w:id="760" w:author="ben" w:date="2014-04-06T11:14:00Z">
              <w:r w:rsidR="00E2449F">
                <w:rPr>
                  <w:rFonts w:ascii="Consolas" w:hAnsi="Consolas" w:cs="Consolas" w:hint="eastAsia"/>
                  <w:color w:val="000000"/>
                  <w:sz w:val="12"/>
                  <w:highlight w:val="white"/>
                  <w:lang w:val="en-NZ" w:eastAsia="zh-CN"/>
                </w:rPr>
                <w:t>MOVE_HOME</w:t>
              </w:r>
            </w:ins>
            <w:ins w:id="761" w:author="Zhenmin Li" w:date="2014-04-05T16:13:00Z">
              <w:del w:id="762" w:author="ben" w:date="2014-04-06T11:14:00Z">
                <w:r w:rsidR="005F50DF" w:rsidRPr="007B7299" w:rsidDel="00E2449F">
                  <w:rPr>
                    <w:rFonts w:ascii="Consolas" w:hAnsi="Consolas" w:cs="Consolas"/>
                    <w:color w:val="000000"/>
                    <w:sz w:val="12"/>
                    <w:highlight w:val="white"/>
                    <w:lang w:val="en-NZ" w:eastAsia="zh-CN"/>
                  </w:rPr>
                  <w:delText>DROP_AND_MOVEHOME</w:delText>
                </w:r>
              </w:del>
            </w:ins>
            <w:del w:id="763" w:author="Zhenmin Li" w:date="2014-04-05T16:13:00Z">
              <w:r w:rsidR="00811D0F" w:rsidRPr="007B7299" w:rsidDel="005F50DF">
                <w:rPr>
                  <w:rFonts w:ascii="Consolas" w:hAnsi="Consolas" w:cs="Consolas"/>
                  <w:bCs/>
                  <w:color w:val="000080"/>
                  <w:sz w:val="12"/>
                  <w:highlight w:val="white"/>
                  <w:lang w:val="en-NZ" w:eastAsia="ko-KR"/>
                  <w:rPrChange w:id="764" w:author="Zhenmin Li" w:date="2014-04-05T16:41:00Z">
                    <w:rPr>
                      <w:rFonts w:ascii="Consolas" w:hAnsi="Consolas" w:cs="Consolas"/>
                      <w:color w:val="000000"/>
                      <w:sz w:val="12"/>
                      <w:highlight w:val="white"/>
                      <w:lang w:val="en-NZ" w:eastAsia="ko-KR"/>
                    </w:rPr>
                  </w:rPrChange>
                </w:rPr>
                <w:delText>ARM_</w:delText>
              </w:r>
            </w:del>
            <w:del w:id="765" w:author="Zhenmin Li" w:date="2014-04-05T15:57:00Z">
              <w:r w:rsidR="00811D0F" w:rsidRPr="007B7299" w:rsidDel="00A469E4">
                <w:rPr>
                  <w:rFonts w:ascii="Consolas" w:hAnsi="Consolas" w:cs="Consolas"/>
                  <w:bCs/>
                  <w:color w:val="000080"/>
                  <w:sz w:val="12"/>
                  <w:highlight w:val="white"/>
                  <w:lang w:val="en-NZ" w:eastAsia="ko-KR"/>
                  <w:rPrChange w:id="766" w:author="Zhenmin Li" w:date="2014-04-05T16:41:00Z">
                    <w:rPr>
                      <w:rFonts w:ascii="Consolas" w:hAnsi="Consolas" w:cs="Consolas"/>
                      <w:color w:val="000000"/>
                      <w:sz w:val="12"/>
                      <w:highlight w:val="white"/>
                      <w:lang w:val="en-NZ" w:eastAsia="ko-KR"/>
                    </w:rPr>
                  </w:rPrChange>
                </w:rPr>
                <w:delText>LEFT</w:delText>
              </w:r>
            </w:del>
            <w:r w:rsidR="00811D0F" w:rsidRPr="007B7299">
              <w:rPr>
                <w:rFonts w:ascii="Consolas" w:hAnsi="Consolas" w:cs="Consolas"/>
                <w:bCs/>
                <w:color w:val="000080"/>
                <w:sz w:val="12"/>
                <w:highlight w:val="white"/>
                <w:lang w:val="en-NZ" w:eastAsia="ko-KR"/>
                <w:rPrChange w:id="767" w:author="Zhenmin Li" w:date="2014-04-05T16:41:00Z">
                  <w:rPr>
                    <w:rFonts w:ascii="Consolas" w:hAnsi="Consolas" w:cs="Consolas"/>
                    <w:color w:val="000000"/>
                    <w:sz w:val="12"/>
                    <w:highlight w:val="white"/>
                    <w:lang w:val="en-NZ" w:eastAsia="ko-KR"/>
                  </w:rPr>
                </w:rPrChange>
              </w:rPr>
              <w:t>;</w:t>
            </w:r>
          </w:p>
          <w:p w:rsidR="00811D0F" w:rsidRPr="007B7299" w:rsidRDefault="00E412E3">
            <w:pPr>
              <w:spacing w:line="2" w:lineRule="atLeast"/>
              <w:ind w:firstLineChars="200" w:firstLine="240"/>
              <w:jc w:val="left"/>
              <w:rPr>
                <w:ins w:id="768" w:author="Zhenmin Li" w:date="2014-04-05T16:02:00Z"/>
                <w:rFonts w:ascii="Consolas" w:hAnsi="Consolas" w:cs="Consolas"/>
                <w:bCs/>
                <w:color w:val="0000FF"/>
                <w:sz w:val="12"/>
                <w:highlight w:val="white"/>
                <w:lang w:val="en-NZ" w:eastAsia="zh-CN"/>
                <w:rPrChange w:id="769" w:author="Zhenmin Li" w:date="2014-04-05T16:41:00Z">
                  <w:rPr>
                    <w:ins w:id="770" w:author="Zhenmin Li" w:date="2014-04-05T16:02:00Z"/>
                    <w:rFonts w:ascii="Consolas" w:hAnsi="Consolas" w:cs="Consolas"/>
                    <w:b/>
                    <w:bCs/>
                    <w:color w:val="0000FF"/>
                    <w:sz w:val="12"/>
                    <w:highlight w:val="white"/>
                    <w:lang w:val="en-NZ" w:eastAsia="zh-CN"/>
                  </w:rPr>
                </w:rPrChange>
              </w:rPr>
              <w:pPrChange w:id="771" w:author="Zhenmin Li" w:date="2014-04-05T16:41:00Z">
                <w:pPr>
                  <w:spacing w:line="2" w:lineRule="atLeast"/>
                  <w:ind w:firstLineChars="200" w:firstLine="241"/>
                  <w:jc w:val="left"/>
                </w:pPr>
              </w:pPrChange>
            </w:pPr>
            <w:ins w:id="772" w:author="Zhenmin Li" w:date="2014-04-05T16:27:00Z">
              <w:r w:rsidRPr="007B7299">
                <w:rPr>
                  <w:rFonts w:ascii="Consolas" w:hAnsi="Consolas" w:cs="Consolas"/>
                  <w:bCs/>
                  <w:color w:val="0000FF"/>
                  <w:sz w:val="12"/>
                  <w:highlight w:val="white"/>
                  <w:lang w:val="en-NZ" w:eastAsia="zh-CN"/>
                  <w:rPrChange w:id="773" w:author="Zhenmin Li" w:date="2014-04-05T16:41:00Z">
                    <w:rPr>
                      <w:rFonts w:ascii="Consolas" w:hAnsi="Consolas" w:cs="Consolas"/>
                      <w:b/>
                      <w:bCs/>
                      <w:color w:val="0000FF"/>
                      <w:sz w:val="12"/>
                      <w:highlight w:val="white"/>
                      <w:lang w:val="en-NZ" w:eastAsia="zh-CN"/>
                    </w:rPr>
                  </w:rPrChange>
                </w:rPr>
                <w:t xml:space="preserve">  </w:t>
              </w:r>
            </w:ins>
            <w:r w:rsidR="00811D0F" w:rsidRPr="000B4CAD">
              <w:rPr>
                <w:rFonts w:ascii="Consolas" w:hAnsi="Consolas" w:cs="Consolas"/>
                <w:bCs/>
                <w:color w:val="000080"/>
                <w:sz w:val="12"/>
                <w:highlight w:val="white"/>
                <w:lang w:val="en-NZ" w:eastAsia="ko-KR"/>
                <w:rPrChange w:id="774" w:author="Zhenmin Li" w:date="2014-04-05T16:42:00Z">
                  <w:rPr>
                    <w:rFonts w:ascii="Consolas" w:hAnsi="Consolas" w:cs="Consolas"/>
                    <w:b/>
                    <w:bCs/>
                    <w:color w:val="0000FF"/>
                    <w:sz w:val="12"/>
                    <w:highlight w:val="white"/>
                    <w:lang w:val="en-NZ" w:eastAsia="zh-CN"/>
                  </w:rPr>
                </w:rPrChange>
              </w:rPr>
              <w:t>}</w:t>
            </w:r>
          </w:p>
          <w:p w:rsidR="008D4233" w:rsidRPr="007B7299" w:rsidRDefault="005F50DF">
            <w:pPr>
              <w:spacing w:line="2" w:lineRule="atLeast"/>
              <w:jc w:val="left"/>
              <w:rPr>
                <w:rFonts w:ascii="Consolas" w:hAnsi="Consolas" w:cs="Consolas"/>
                <w:color w:val="008000"/>
                <w:sz w:val="12"/>
                <w:highlight w:val="white"/>
                <w:lang w:val="en-NZ" w:eastAsia="zh-CN"/>
                <w:rPrChange w:id="775" w:author="Zhenmin Li" w:date="2014-04-05T16:41:00Z">
                  <w:rPr>
                    <w:rFonts w:ascii="Consolas" w:hAnsi="Consolas" w:cs="Consolas"/>
                    <w:b/>
                    <w:bCs/>
                    <w:color w:val="0000FF"/>
                    <w:sz w:val="12"/>
                    <w:highlight w:val="white"/>
                    <w:lang w:val="en-NZ" w:eastAsia="zh-CN"/>
                  </w:rPr>
                </w:rPrChange>
              </w:rPr>
              <w:pPrChange w:id="776" w:author="Zhenmin Li" w:date="2014-04-05T16:13:00Z">
                <w:pPr>
                  <w:spacing w:line="2" w:lineRule="atLeast"/>
                  <w:ind w:firstLineChars="200" w:firstLine="240"/>
                  <w:jc w:val="left"/>
                </w:pPr>
              </w:pPrChange>
            </w:pPr>
            <w:ins w:id="777" w:author="Zhenmin Li" w:date="2014-04-05T16:13:00Z">
              <w:r w:rsidRPr="007B7299">
                <w:rPr>
                  <w:rFonts w:ascii="Consolas" w:hAnsi="Consolas" w:cs="Consolas"/>
                  <w:color w:val="008000"/>
                  <w:sz w:val="12"/>
                  <w:highlight w:val="white"/>
                  <w:lang w:val="en-NZ" w:eastAsia="zh-CN"/>
                </w:rPr>
                <w:t xml:space="preserve">    </w:t>
              </w:r>
            </w:ins>
            <w:ins w:id="778" w:author="Zhenmin Li" w:date="2014-04-05T16:27:00Z">
              <w:r w:rsidR="00E412E3" w:rsidRPr="007B7299">
                <w:rPr>
                  <w:rFonts w:ascii="Consolas" w:hAnsi="Consolas" w:cs="Consolas"/>
                  <w:color w:val="008000"/>
                  <w:sz w:val="12"/>
                  <w:highlight w:val="white"/>
                  <w:lang w:val="en-NZ" w:eastAsia="zh-CN"/>
                </w:rPr>
                <w:t xml:space="preserve">  </w:t>
              </w:r>
            </w:ins>
            <w:ins w:id="779" w:author="Zhenmin Li" w:date="2014-04-05T16:02:00Z">
              <w:r w:rsidR="008D4233" w:rsidRPr="007B7299">
                <w:rPr>
                  <w:rFonts w:ascii="Consolas" w:hAnsi="Consolas" w:cs="Consolas"/>
                  <w:color w:val="008000"/>
                  <w:sz w:val="12"/>
                  <w:highlight w:val="white"/>
                  <w:lang w:val="en-NZ" w:eastAsia="ko-KR"/>
                  <w:rPrChange w:id="780" w:author="Zhenmin Li" w:date="2014-04-05T16:41:00Z">
                    <w:rPr>
                      <w:rFonts w:ascii="Consolas" w:hAnsi="Consolas" w:cs="Consolas"/>
                      <w:color w:val="000000"/>
                      <w:sz w:val="12"/>
                      <w:highlight w:val="white"/>
                      <w:lang w:val="en-NZ" w:eastAsia="zh-CN"/>
                    </w:rPr>
                  </w:rPrChange>
                </w:rPr>
                <w:t xml:space="preserve">// wait until arm </w:t>
              </w:r>
            </w:ins>
            <w:ins w:id="781" w:author="Zhenmin Li" w:date="2014-04-05T16:14:00Z">
              <w:r w:rsidR="002B3FF0" w:rsidRPr="007B7299">
                <w:rPr>
                  <w:rFonts w:ascii="Consolas" w:hAnsi="Consolas" w:cs="Consolas"/>
                  <w:color w:val="008000"/>
                  <w:sz w:val="12"/>
                  <w:highlight w:val="white"/>
                  <w:lang w:val="en-NZ" w:eastAsia="zh-CN"/>
                </w:rPr>
                <w:t xml:space="preserve">is </w:t>
              </w:r>
            </w:ins>
            <w:ins w:id="782" w:author="Zhenmin Li" w:date="2014-04-05T16:20:00Z">
              <w:r w:rsidR="00643948" w:rsidRPr="007B7299">
                <w:rPr>
                  <w:rFonts w:ascii="Consolas" w:hAnsi="Consolas" w:cs="Consolas"/>
                  <w:color w:val="008000"/>
                  <w:sz w:val="12"/>
                  <w:highlight w:val="white"/>
                  <w:lang w:val="en-NZ" w:eastAsia="zh-CN"/>
                </w:rPr>
                <w:t>returned to default position</w:t>
              </w:r>
            </w:ins>
          </w:p>
          <w:p w:rsidR="0089748F" w:rsidRPr="007B7299" w:rsidRDefault="00E412E3">
            <w:pPr>
              <w:spacing w:line="2" w:lineRule="atLeast"/>
              <w:ind w:firstLineChars="200" w:firstLine="240"/>
              <w:jc w:val="left"/>
              <w:rPr>
                <w:ins w:id="783" w:author="Zhenmin Li" w:date="2014-04-05T16:00:00Z"/>
                <w:rFonts w:ascii="Consolas" w:hAnsi="Consolas" w:cs="Consolas"/>
                <w:color w:val="000000"/>
                <w:sz w:val="12"/>
                <w:highlight w:val="white"/>
                <w:lang w:val="en-NZ" w:eastAsia="zh-CN"/>
              </w:rPr>
            </w:pPr>
            <w:ins w:id="784" w:author="Zhenmin Li" w:date="2014-04-05T16:27:00Z">
              <w:r w:rsidRPr="007B7299">
                <w:rPr>
                  <w:rFonts w:ascii="Consolas" w:hAnsi="Consolas" w:cs="Consolas"/>
                  <w:color w:val="000000"/>
                  <w:sz w:val="12"/>
                  <w:highlight w:val="white"/>
                  <w:lang w:val="en-NZ" w:eastAsia="zh-CN"/>
                </w:rPr>
                <w:t xml:space="preserve">  </w:t>
              </w:r>
            </w:ins>
            <w:r w:rsidR="00811D0F" w:rsidRPr="007B7299">
              <w:rPr>
                <w:rFonts w:ascii="Consolas" w:hAnsi="Consolas" w:cs="Consolas"/>
                <w:color w:val="990000"/>
                <w:sz w:val="12"/>
                <w:highlight w:val="white"/>
                <w:lang w:val="en-NZ" w:eastAsia="zh-CN"/>
                <w14:textFill>
                  <w14:solidFill>
                    <w14:srgbClr w14:val="990000">
                      <w14:lumMod w14:val="75000"/>
                    </w14:srgbClr>
                  </w14:solidFill>
                </w14:textFill>
                <w:rPrChange w:id="785" w:author="Zhenmin Li" w:date="2014-04-05T16:41:00Z">
                  <w:rPr>
                    <w:rFonts w:ascii="Consolas" w:hAnsi="Consolas" w:cs="Consolas"/>
                    <w:color w:val="000000"/>
                    <w:sz w:val="12"/>
                    <w:highlight w:val="white"/>
                    <w:lang w:val="en-NZ" w:eastAsia="ko-KR"/>
                  </w:rPr>
                </w:rPrChange>
              </w:rPr>
              <w:t>await</w:t>
            </w:r>
            <w:r w:rsidR="00811D0F" w:rsidRPr="007B7299">
              <w:rPr>
                <w:rFonts w:ascii="Consolas" w:hAnsi="Consolas" w:cs="Consolas"/>
                <w:bCs/>
                <w:color w:val="000080"/>
                <w:sz w:val="12"/>
                <w:highlight w:val="white"/>
                <w:lang w:val="en-NZ" w:eastAsia="ko-KR"/>
                <w:rPrChange w:id="786" w:author="Zhenmin Li" w:date="2014-04-05T16:41:00Z">
                  <w:rPr>
                    <w:rFonts w:ascii="Consolas" w:hAnsi="Consolas" w:cs="Consolas"/>
                    <w:color w:val="000000"/>
                    <w:sz w:val="12"/>
                    <w:highlight w:val="white"/>
                    <w:lang w:val="en-NZ" w:eastAsia="ko-KR"/>
                  </w:rPr>
                </w:rPrChange>
              </w:rPr>
              <w:t>(</w:t>
            </w:r>
            <w:r w:rsidR="00811D0F" w:rsidRPr="007B7299">
              <w:rPr>
                <w:rFonts w:ascii="Consolas" w:hAnsi="Consolas" w:cs="Consolas"/>
                <w:color w:val="000000"/>
                <w:sz w:val="12"/>
                <w:highlight w:val="white"/>
                <w:lang w:val="en-NZ" w:eastAsia="ko-KR"/>
              </w:rPr>
              <w:t>REACHED_HOME</w:t>
            </w:r>
            <w:r w:rsidR="00811D0F" w:rsidRPr="007B7299">
              <w:rPr>
                <w:rFonts w:ascii="Consolas" w:hAnsi="Consolas" w:cs="Consolas"/>
                <w:bCs/>
                <w:color w:val="000080"/>
                <w:sz w:val="12"/>
                <w:highlight w:val="white"/>
                <w:lang w:val="en-NZ" w:eastAsia="ko-KR"/>
                <w:rPrChange w:id="787" w:author="Zhenmin Li" w:date="2014-04-05T16:41:00Z">
                  <w:rPr>
                    <w:rFonts w:ascii="Consolas" w:hAnsi="Consolas" w:cs="Consolas"/>
                    <w:color w:val="000000"/>
                    <w:sz w:val="12"/>
                    <w:highlight w:val="white"/>
                    <w:lang w:val="en-NZ" w:eastAsia="ko-KR"/>
                  </w:rPr>
                </w:rPrChange>
              </w:rPr>
              <w:t>);</w:t>
            </w:r>
            <w:ins w:id="788" w:author="Zhenmin Li" w:date="2014-04-05T16:01:00Z">
              <w:r w:rsidR="0070503D" w:rsidRPr="007B7299">
                <w:rPr>
                  <w:rFonts w:ascii="Consolas" w:hAnsi="Consolas" w:cs="Consolas"/>
                  <w:bCs/>
                  <w:color w:val="000080"/>
                  <w:sz w:val="12"/>
                  <w:highlight w:val="white"/>
                  <w:lang w:val="en-NZ" w:eastAsia="ko-KR"/>
                  <w:rPrChange w:id="789" w:author="Zhenmin Li" w:date="2014-04-05T16:41:00Z">
                    <w:rPr>
                      <w:rFonts w:ascii="Consolas" w:hAnsi="Consolas" w:cs="Consolas"/>
                      <w:color w:val="000000"/>
                      <w:sz w:val="12"/>
                      <w:highlight w:val="white"/>
                      <w:lang w:val="en-NZ" w:eastAsia="zh-CN"/>
                    </w:rPr>
                  </w:rPrChange>
                </w:rPr>
                <w:t xml:space="preserve"> </w:t>
              </w:r>
            </w:ins>
          </w:p>
          <w:p w:rsidR="00E412E3" w:rsidRPr="007B7299" w:rsidRDefault="00E412E3">
            <w:pPr>
              <w:spacing w:line="2" w:lineRule="atLeast"/>
              <w:ind w:firstLineChars="200" w:firstLine="240"/>
              <w:jc w:val="left"/>
              <w:rPr>
                <w:ins w:id="790" w:author="Zhenmin Li" w:date="2014-04-05T16:27:00Z"/>
                <w:rFonts w:ascii="Consolas" w:hAnsi="Consolas" w:cs="Consolas"/>
                <w:color w:val="000000"/>
                <w:sz w:val="12"/>
                <w:highlight w:val="white"/>
                <w:lang w:val="en-NZ" w:eastAsia="zh-CN"/>
              </w:rPr>
            </w:pPr>
            <w:ins w:id="791" w:author="Zhenmin Li" w:date="2014-04-05T16:27:00Z">
              <w:r w:rsidRPr="007B7299">
                <w:rPr>
                  <w:rFonts w:ascii="Consolas" w:hAnsi="Consolas" w:cs="Consolas"/>
                  <w:color w:val="000000"/>
                  <w:sz w:val="12"/>
                  <w:highlight w:val="white"/>
                  <w:lang w:val="en-NZ" w:eastAsia="zh-CN"/>
                </w:rPr>
                <w:t xml:space="preserve">  </w:t>
              </w:r>
            </w:ins>
            <w:ins w:id="792" w:author="Zhenmin Li" w:date="2014-04-05T16:00:00Z">
              <w:r w:rsidR="0089748F" w:rsidRPr="007B7299">
                <w:rPr>
                  <w:rFonts w:ascii="Consolas" w:hAnsi="Consolas" w:cs="Consolas"/>
                  <w:color w:val="990000"/>
                  <w:sz w:val="12"/>
                  <w:highlight w:val="white"/>
                  <w:lang w:val="en-NZ" w:eastAsia="zh-CN"/>
                  <w14:textFill>
                    <w14:solidFill>
                      <w14:srgbClr w14:val="990000">
                        <w14:lumMod w14:val="75000"/>
                      </w14:srgbClr>
                    </w14:solidFill>
                  </w14:textFill>
                  <w:rPrChange w:id="793" w:author="Zhenmin Li" w:date="2014-04-05T16:41:00Z">
                    <w:rPr>
                      <w:rFonts w:ascii="Consolas" w:hAnsi="Consolas" w:cs="Consolas"/>
                      <w:color w:val="000000"/>
                      <w:sz w:val="12"/>
                      <w:highlight w:val="white"/>
                      <w:lang w:val="en-NZ" w:eastAsia="zh-CN"/>
                    </w:rPr>
                  </w:rPrChange>
                </w:rPr>
                <w:t>pause</w:t>
              </w:r>
              <w:r w:rsidR="0089748F" w:rsidRPr="007B7299">
                <w:rPr>
                  <w:rFonts w:ascii="Consolas" w:hAnsi="Consolas" w:cs="Consolas"/>
                  <w:bCs/>
                  <w:color w:val="000080"/>
                  <w:sz w:val="12"/>
                  <w:highlight w:val="white"/>
                  <w:lang w:val="en-NZ" w:eastAsia="ko-KR"/>
                  <w:rPrChange w:id="794" w:author="Zhenmin Li" w:date="2014-04-05T16:41:00Z">
                    <w:rPr>
                      <w:rFonts w:ascii="Consolas" w:hAnsi="Consolas" w:cs="Consolas"/>
                      <w:color w:val="000000"/>
                      <w:sz w:val="12"/>
                      <w:highlight w:val="white"/>
                      <w:lang w:val="en-NZ" w:eastAsia="zh-CN"/>
                    </w:rPr>
                  </w:rPrChange>
                </w:rPr>
                <w:t>;</w:t>
              </w:r>
            </w:ins>
          </w:p>
          <w:p w:rsidR="00811D0F" w:rsidRPr="007B7299" w:rsidDel="007A5163" w:rsidRDefault="00E412E3">
            <w:pPr>
              <w:spacing w:line="2" w:lineRule="atLeast"/>
              <w:jc w:val="left"/>
              <w:rPr>
                <w:del w:id="795" w:author="Zhenmin Li" w:date="2014-04-05T15:59:00Z"/>
                <w:rFonts w:ascii="Consolas" w:hAnsi="Consolas" w:cs="Consolas"/>
                <w:color w:val="000000"/>
                <w:sz w:val="12"/>
                <w:highlight w:val="white"/>
                <w:lang w:val="en-NZ" w:eastAsia="ko-KR"/>
              </w:rPr>
              <w:pPrChange w:id="796" w:author="Zhenmin Li" w:date="2014-04-05T16:28:00Z">
                <w:pPr>
                  <w:spacing w:line="2" w:lineRule="atLeast"/>
                  <w:ind w:firstLineChars="200" w:firstLine="240"/>
                  <w:jc w:val="left"/>
                </w:pPr>
              </w:pPrChange>
            </w:pPr>
            <w:ins w:id="797" w:author="Zhenmin Li" w:date="2014-04-05T16:28:00Z">
              <w:r w:rsidRPr="007B7299">
                <w:rPr>
                  <w:rFonts w:ascii="Consolas" w:hAnsi="Consolas" w:cs="Consolas"/>
                  <w:color w:val="000000"/>
                  <w:sz w:val="12"/>
                  <w:highlight w:val="white"/>
                  <w:lang w:val="en-NZ" w:eastAsia="zh-CN"/>
                </w:rPr>
                <w:t xml:space="preserve">    </w:t>
              </w:r>
            </w:ins>
            <w:ins w:id="798" w:author="Zhenmin Li" w:date="2014-04-05T16:27:00Z">
              <w:r w:rsidRPr="000B4CAD">
                <w:rPr>
                  <w:rFonts w:ascii="Consolas" w:hAnsi="Consolas" w:cs="Consolas"/>
                  <w:bCs/>
                  <w:color w:val="000080"/>
                  <w:sz w:val="12"/>
                  <w:highlight w:val="white"/>
                  <w:lang w:val="en-NZ" w:eastAsia="ko-KR"/>
                  <w:rPrChange w:id="799" w:author="Zhenmin Li" w:date="2014-04-05T16:42:00Z">
                    <w:rPr>
                      <w:rFonts w:ascii="Consolas" w:hAnsi="Consolas" w:cs="Consolas"/>
                      <w:color w:val="000000"/>
                      <w:sz w:val="12"/>
                      <w:highlight w:val="white"/>
                      <w:lang w:val="en-NZ" w:eastAsia="zh-CN"/>
                    </w:rPr>
                  </w:rPrChange>
                </w:rPr>
                <w:t>}</w:t>
              </w:r>
            </w:ins>
            <w:del w:id="800" w:author="Zhenmin Li" w:date="2014-04-05T15:57:00Z">
              <w:r w:rsidR="006F1D80" w:rsidRPr="007B7299" w:rsidDel="00A469E4">
                <w:rPr>
                  <w:rFonts w:ascii="Consolas" w:hAnsi="Consolas" w:cs="Consolas"/>
                  <w:color w:val="000000"/>
                  <w:sz w:val="12"/>
                  <w:highlight w:val="white"/>
                  <w:lang w:val="en-NZ" w:eastAsia="zh-CN"/>
                </w:rPr>
                <w:delText xml:space="preserve"> </w:delText>
              </w:r>
              <w:r w:rsidR="00811D0F" w:rsidRPr="007B7299" w:rsidDel="00A469E4">
                <w:rPr>
                  <w:rFonts w:ascii="Consolas" w:hAnsi="Consolas" w:cs="Consolas"/>
                  <w:color w:val="000000"/>
                  <w:sz w:val="12"/>
                  <w:highlight w:val="white"/>
                  <w:lang w:val="en-NZ" w:eastAsia="ko-KR"/>
                </w:rPr>
                <w:delText>send ITEM_PICKED(</w:delText>
              </w:r>
              <w:r w:rsidR="00811D0F" w:rsidRPr="007B7299" w:rsidDel="00A469E4">
                <w:rPr>
                  <w:rFonts w:ascii="Consolas" w:hAnsi="Consolas" w:cs="Consolas"/>
                  <w:bCs/>
                  <w:color w:val="0000FF"/>
                  <w:sz w:val="12"/>
                  <w:highlight w:val="white"/>
                  <w:lang w:val="en-NZ" w:eastAsia="zh-CN"/>
                  <w:rPrChange w:id="801" w:author="Zhenmin Li" w:date="2014-04-05T16:41:00Z">
                    <w:rPr>
                      <w:rFonts w:ascii="Consolas" w:hAnsi="Consolas" w:cs="Consolas"/>
                      <w:b/>
                      <w:bCs/>
                      <w:color w:val="0000FF"/>
                      <w:sz w:val="12"/>
                      <w:highlight w:val="white"/>
                      <w:lang w:val="en-NZ" w:eastAsia="zh-CN"/>
                    </w:rPr>
                  </w:rPrChange>
                </w:rPr>
                <w:delText>true</w:delText>
              </w:r>
              <w:r w:rsidR="00811D0F" w:rsidRPr="007B7299" w:rsidDel="00A469E4">
                <w:rPr>
                  <w:rFonts w:ascii="Consolas" w:hAnsi="Consolas" w:cs="Consolas"/>
                  <w:color w:val="000000"/>
                  <w:sz w:val="12"/>
                  <w:highlight w:val="white"/>
                  <w:lang w:val="en-NZ" w:eastAsia="ko-KR"/>
                </w:rPr>
                <w:delText>);</w:delText>
              </w:r>
            </w:del>
          </w:p>
          <w:p w:rsidR="00811D0F" w:rsidRPr="007B7299" w:rsidRDefault="00811D0F">
            <w:pPr>
              <w:spacing w:line="2" w:lineRule="atLeast"/>
              <w:jc w:val="left"/>
              <w:rPr>
                <w:rFonts w:ascii="Consolas" w:hAnsi="Consolas" w:cs="Consolas"/>
                <w:color w:val="000000"/>
                <w:sz w:val="12"/>
                <w:highlight w:val="white"/>
                <w:lang w:val="en-NZ" w:eastAsia="ko-KR"/>
              </w:rPr>
              <w:pPrChange w:id="802" w:author="Zhenmin Li" w:date="2014-04-05T16:28:00Z">
                <w:pPr>
                  <w:spacing w:line="2" w:lineRule="atLeast"/>
                  <w:ind w:firstLineChars="200" w:firstLine="240"/>
                  <w:jc w:val="left"/>
                </w:pPr>
              </w:pPrChange>
            </w:pPr>
            <w:del w:id="803" w:author="Zhenmin Li" w:date="2014-04-05T15:59:00Z">
              <w:r w:rsidRPr="007B7299" w:rsidDel="007A5163">
                <w:rPr>
                  <w:rFonts w:ascii="Consolas" w:hAnsi="Consolas" w:cs="Consolas"/>
                  <w:color w:val="000000"/>
                  <w:sz w:val="12"/>
                  <w:highlight w:val="white"/>
                  <w:lang w:val="en-NZ" w:eastAsia="ko-KR"/>
                </w:rPr>
                <w:delText>pause;</w:delText>
              </w:r>
            </w:del>
          </w:p>
          <w:p w:rsidR="00811D0F" w:rsidRPr="007B7299" w:rsidRDefault="0089748F">
            <w:pPr>
              <w:spacing w:line="2" w:lineRule="atLeast"/>
              <w:jc w:val="left"/>
              <w:rPr>
                <w:rFonts w:ascii="Consolas" w:hAnsi="Consolas" w:cs="Consolas"/>
                <w:bCs/>
                <w:color w:val="0000FF"/>
                <w:sz w:val="12"/>
                <w:highlight w:val="white"/>
                <w:lang w:val="en-NZ" w:eastAsia="zh-CN"/>
                <w:rPrChange w:id="804" w:author="Zhenmin Li" w:date="2014-04-05T16:41:00Z">
                  <w:rPr>
                    <w:rFonts w:ascii="Consolas" w:hAnsi="Consolas" w:cs="Consolas"/>
                    <w:b/>
                    <w:bCs/>
                    <w:color w:val="0000FF"/>
                    <w:sz w:val="12"/>
                    <w:highlight w:val="white"/>
                    <w:lang w:val="en-NZ" w:eastAsia="zh-CN"/>
                  </w:rPr>
                </w:rPrChange>
              </w:rPr>
              <w:pPrChange w:id="805" w:author="Zhenmin Li" w:date="2014-04-05T16:00:00Z">
                <w:pPr>
                  <w:spacing w:line="2" w:lineRule="atLeast"/>
                  <w:ind w:firstLineChars="200" w:firstLine="241"/>
                  <w:jc w:val="left"/>
                </w:pPr>
              </w:pPrChange>
            </w:pPr>
            <w:ins w:id="806" w:author="Zhenmin Li" w:date="2014-04-05T16:00:00Z">
              <w:r w:rsidRPr="007B7299">
                <w:rPr>
                  <w:rFonts w:ascii="Consolas" w:hAnsi="Consolas" w:cs="Consolas"/>
                  <w:bCs/>
                  <w:color w:val="0000FF"/>
                  <w:sz w:val="12"/>
                  <w:highlight w:val="white"/>
                  <w:lang w:val="en-NZ" w:eastAsia="zh-CN"/>
                  <w:rPrChange w:id="807" w:author="Zhenmin Li" w:date="2014-04-05T16:41:00Z">
                    <w:rPr>
                      <w:rFonts w:ascii="Consolas" w:hAnsi="Consolas" w:cs="Consolas"/>
                      <w:b/>
                      <w:bCs/>
                      <w:color w:val="0000FF"/>
                      <w:sz w:val="12"/>
                      <w:highlight w:val="white"/>
                      <w:lang w:val="en-NZ" w:eastAsia="zh-CN"/>
                    </w:rPr>
                  </w:rPrChange>
                </w:rPr>
                <w:t xml:space="preserve">  </w:t>
              </w:r>
            </w:ins>
            <w:r w:rsidR="00811D0F" w:rsidRPr="000B4CAD">
              <w:rPr>
                <w:rFonts w:ascii="Consolas" w:hAnsi="Consolas" w:cs="Consolas"/>
                <w:bCs/>
                <w:color w:val="000080"/>
                <w:sz w:val="12"/>
                <w:highlight w:val="white"/>
                <w:lang w:val="en-NZ" w:eastAsia="ko-KR"/>
                <w:rPrChange w:id="808" w:author="Zhenmin Li" w:date="2014-04-05T16:42:00Z">
                  <w:rPr>
                    <w:rFonts w:ascii="Consolas" w:hAnsi="Consolas" w:cs="Consolas"/>
                    <w:b/>
                    <w:bCs/>
                    <w:color w:val="0000FF"/>
                    <w:sz w:val="12"/>
                    <w:highlight w:val="white"/>
                    <w:lang w:val="en-NZ" w:eastAsia="ko-KR"/>
                  </w:rPr>
                </w:rPrChange>
              </w:rPr>
              <w:t>}</w:t>
            </w:r>
          </w:p>
          <w:p w:rsidR="00E412E3" w:rsidRPr="000B4CAD" w:rsidRDefault="00E77BA1" w:rsidP="009D687F">
            <w:pPr>
              <w:spacing w:line="2" w:lineRule="atLeast"/>
              <w:ind w:firstLineChars="100" w:firstLine="120"/>
              <w:jc w:val="left"/>
              <w:rPr>
                <w:ins w:id="809" w:author="Zhenmin Li" w:date="2014-04-05T16:28:00Z"/>
                <w:rFonts w:ascii="Consolas" w:hAnsi="Consolas" w:cs="Consolas"/>
                <w:color w:val="990000"/>
                <w:sz w:val="12"/>
                <w:highlight w:val="white"/>
                <w:lang w:val="en-NZ" w:eastAsia="zh-CN"/>
                <w14:textFill>
                  <w14:solidFill>
                    <w14:srgbClr w14:val="990000">
                      <w14:lumMod w14:val="75000"/>
                    </w14:srgbClr>
                  </w14:solidFill>
                </w14:textFill>
                <w:rPrChange w:id="810" w:author="Zhenmin Li" w:date="2014-04-05T16:42:00Z">
                  <w:rPr>
                    <w:ins w:id="811" w:author="Zhenmin Li" w:date="2014-04-05T16:28:00Z"/>
                    <w:rFonts w:ascii="Consolas" w:hAnsi="Consolas" w:cs="Consolas"/>
                    <w:b/>
                    <w:bCs/>
                    <w:color w:val="0000FF"/>
                    <w:sz w:val="12"/>
                    <w:highlight w:val="white"/>
                    <w:lang w:val="en-NZ" w:eastAsia="zh-CN"/>
                  </w:rPr>
                </w:rPrChange>
              </w:rPr>
            </w:pPr>
            <w:r w:rsidRPr="000B4CAD">
              <w:rPr>
                <w:rFonts w:ascii="Consolas" w:hAnsi="Consolas" w:cs="Consolas"/>
                <w:color w:val="990000"/>
                <w:sz w:val="12"/>
                <w:highlight w:val="white"/>
                <w:lang w:val="en-NZ" w:eastAsia="zh-CN"/>
                <w14:textFill>
                  <w14:solidFill>
                    <w14:srgbClr w14:val="990000">
                      <w14:lumMod w14:val="75000"/>
                    </w14:srgbClr>
                  </w14:solidFill>
                </w14:textFill>
                <w:rPrChange w:id="812" w:author="Zhenmin Li" w:date="2014-04-05T16:42:00Z">
                  <w:rPr>
                    <w:rFonts w:ascii="Consolas" w:hAnsi="Consolas" w:cs="Consolas"/>
                    <w:b/>
                    <w:bCs/>
                    <w:color w:val="0000FF"/>
                    <w:sz w:val="12"/>
                    <w:highlight w:val="white"/>
                    <w:lang w:val="en-NZ" w:eastAsia="zh-CN"/>
                  </w:rPr>
                </w:rPrChange>
              </w:rPr>
              <w:t>||</w:t>
            </w:r>
          </w:p>
          <w:p w:rsidR="0070503D" w:rsidRPr="007B7299" w:rsidDel="00E2449F" w:rsidRDefault="00E412E3" w:rsidP="009D687F">
            <w:pPr>
              <w:spacing w:line="2" w:lineRule="atLeast"/>
              <w:ind w:firstLineChars="100" w:firstLine="120"/>
              <w:jc w:val="left"/>
              <w:rPr>
                <w:ins w:id="813" w:author="Zhenmin Li" w:date="2014-04-05T16:23:00Z"/>
                <w:del w:id="814" w:author="ben" w:date="2014-04-06T11:15:00Z"/>
                <w:rFonts w:ascii="Consolas" w:hAnsi="Consolas" w:cs="Consolas"/>
                <w:bCs/>
                <w:color w:val="0000FF"/>
                <w:sz w:val="12"/>
                <w:highlight w:val="white"/>
                <w:lang w:val="en-NZ" w:eastAsia="zh-CN"/>
                <w:rPrChange w:id="815" w:author="Zhenmin Li" w:date="2014-04-05T16:41:00Z">
                  <w:rPr>
                    <w:ins w:id="816" w:author="Zhenmin Li" w:date="2014-04-05T16:23:00Z"/>
                    <w:del w:id="817" w:author="ben" w:date="2014-04-06T11:15:00Z"/>
                    <w:rFonts w:ascii="Consolas" w:hAnsi="Consolas" w:cs="Consolas"/>
                    <w:b/>
                    <w:bCs/>
                    <w:color w:val="0000FF"/>
                    <w:sz w:val="12"/>
                    <w:highlight w:val="white"/>
                    <w:lang w:val="en-NZ" w:eastAsia="zh-CN"/>
                  </w:rPr>
                </w:rPrChange>
              </w:rPr>
            </w:pPr>
            <w:ins w:id="818" w:author="Zhenmin Li" w:date="2014-04-05T16:28:00Z">
              <w:r w:rsidRPr="000B4CAD">
                <w:rPr>
                  <w:rFonts w:ascii="Consolas" w:hAnsi="Consolas" w:cs="Consolas"/>
                  <w:bCs/>
                  <w:color w:val="000080"/>
                  <w:sz w:val="12"/>
                  <w:highlight w:val="white"/>
                  <w:lang w:val="en-NZ" w:eastAsia="ko-KR"/>
                  <w:rPrChange w:id="819" w:author="Zhenmin Li" w:date="2014-04-05T16:42:00Z">
                    <w:rPr>
                      <w:rFonts w:ascii="Consolas" w:hAnsi="Consolas" w:cs="Consolas"/>
                      <w:b/>
                      <w:bCs/>
                      <w:color w:val="0000FF"/>
                      <w:sz w:val="12"/>
                      <w:highlight w:val="white"/>
                      <w:lang w:val="en-NZ" w:eastAsia="zh-CN"/>
                    </w:rPr>
                  </w:rPrChange>
                </w:rPr>
                <w:t>{</w:t>
              </w:r>
              <w:r w:rsidRPr="007B7299">
                <w:rPr>
                  <w:rFonts w:ascii="Consolas" w:hAnsi="Consolas" w:cs="Consolas"/>
                  <w:color w:val="008000"/>
                  <w:sz w:val="12"/>
                  <w:highlight w:val="white"/>
                  <w:lang w:val="en-NZ" w:eastAsia="ko-KR"/>
                </w:rPr>
                <w:t>//</w:t>
              </w:r>
              <w:del w:id="820" w:author="ben" w:date="2014-04-06T11:16:00Z">
                <w:r w:rsidRPr="007B7299" w:rsidDel="00E2449F">
                  <w:rPr>
                    <w:rFonts w:ascii="Consolas" w:hAnsi="Consolas" w:cs="Consolas"/>
                    <w:color w:val="008000"/>
                    <w:sz w:val="12"/>
                    <w:highlight w:val="white"/>
                    <w:lang w:val="en-NZ" w:eastAsia="zh-CN"/>
                  </w:rPr>
                  <w:delText xml:space="preserve"> </w:delText>
                </w:r>
              </w:del>
              <w:r w:rsidRPr="007B7299">
                <w:rPr>
                  <w:rFonts w:ascii="Consolas" w:hAnsi="Consolas" w:cs="Consolas"/>
                  <w:color w:val="008000"/>
                  <w:sz w:val="12"/>
                  <w:highlight w:val="white"/>
                  <w:lang w:val="en-NZ" w:eastAsia="zh-CN"/>
                </w:rPr>
                <w:t>R5</w:t>
              </w:r>
            </w:ins>
            <w:ins w:id="821" w:author="ben" w:date="2014-04-06T11:15:00Z">
              <w:r w:rsidR="00E2449F">
                <w:rPr>
                  <w:rFonts w:ascii="Consolas" w:hAnsi="Consolas" w:cs="Consolas" w:hint="eastAsia"/>
                  <w:color w:val="008000"/>
                  <w:sz w:val="12"/>
                  <w:highlight w:val="white"/>
                  <w:lang w:val="en-NZ" w:eastAsia="zh-CN"/>
                </w:rPr>
                <w:t>:</w:t>
              </w:r>
            </w:ins>
            <w:ins w:id="822" w:author="ben" w:date="2014-04-06T11:16:00Z">
              <w:r w:rsidR="00E2449F">
                <w:rPr>
                  <w:rFonts w:ascii="Consolas" w:hAnsi="Consolas" w:cs="Consolas" w:hint="eastAsia"/>
                  <w:color w:val="008000"/>
                  <w:sz w:val="12"/>
                  <w:highlight w:val="white"/>
                  <w:lang w:val="en-NZ" w:eastAsia="zh-CN"/>
                </w:rPr>
                <w:t xml:space="preserve"> </w:t>
              </w:r>
            </w:ins>
            <w:del w:id="823" w:author="Zhenmin Li" w:date="2014-04-05T16:28:00Z">
              <w:r w:rsidR="00E77BA1" w:rsidRPr="007B7299" w:rsidDel="00E412E3">
                <w:rPr>
                  <w:rFonts w:ascii="Consolas" w:hAnsi="Consolas" w:cs="Consolas"/>
                  <w:bCs/>
                  <w:color w:val="0000FF"/>
                  <w:sz w:val="12"/>
                  <w:highlight w:val="white"/>
                  <w:lang w:val="en-NZ" w:eastAsia="zh-CN"/>
                  <w:rPrChange w:id="824" w:author="Zhenmin Li" w:date="2014-04-05T16:41:00Z">
                    <w:rPr>
                      <w:rFonts w:ascii="Consolas" w:hAnsi="Consolas" w:cs="Consolas"/>
                      <w:b/>
                      <w:bCs/>
                      <w:color w:val="0000FF"/>
                      <w:sz w:val="12"/>
                      <w:highlight w:val="white"/>
                      <w:lang w:val="en-NZ" w:eastAsia="zh-CN"/>
                    </w:rPr>
                  </w:rPrChange>
                </w:rPr>
                <w:delText xml:space="preserve"> </w:delText>
              </w:r>
            </w:del>
          </w:p>
          <w:p w:rsidR="001D45DA" w:rsidRPr="007B7299" w:rsidRDefault="001D45DA" w:rsidP="009D687F">
            <w:pPr>
              <w:spacing w:line="2" w:lineRule="atLeast"/>
              <w:ind w:firstLineChars="100" w:firstLine="120"/>
              <w:jc w:val="left"/>
              <w:rPr>
                <w:ins w:id="825" w:author="Zhenmin Li" w:date="2014-04-05T16:01:00Z"/>
                <w:rFonts w:ascii="Consolas" w:hAnsi="Consolas" w:cs="Consolas"/>
                <w:color w:val="008000"/>
                <w:sz w:val="12"/>
                <w:highlight w:val="white"/>
                <w:lang w:val="en-NZ" w:eastAsia="ko-KR"/>
                <w:rPrChange w:id="826" w:author="Zhenmin Li" w:date="2014-04-05T16:41:00Z">
                  <w:rPr>
                    <w:ins w:id="827" w:author="Zhenmin Li" w:date="2014-04-05T16:01:00Z"/>
                    <w:rFonts w:ascii="Consolas" w:hAnsi="Consolas" w:cs="Consolas"/>
                    <w:b/>
                    <w:bCs/>
                    <w:color w:val="0000FF"/>
                    <w:sz w:val="12"/>
                    <w:highlight w:val="white"/>
                    <w:lang w:val="en-NZ" w:eastAsia="zh-CN"/>
                  </w:rPr>
                </w:rPrChange>
              </w:rPr>
            </w:pPr>
            <w:ins w:id="828" w:author="Zhenmin Li" w:date="2014-04-05T16:23:00Z">
              <w:del w:id="829" w:author="ben" w:date="2014-04-06T11:15:00Z">
                <w:r w:rsidRPr="007B7299" w:rsidDel="00E2449F">
                  <w:rPr>
                    <w:rFonts w:ascii="Consolas" w:hAnsi="Consolas" w:cs="Consolas"/>
                    <w:color w:val="008000"/>
                    <w:sz w:val="12"/>
                    <w:highlight w:val="white"/>
                    <w:lang w:val="en-NZ" w:eastAsia="ko-KR"/>
                    <w:rPrChange w:id="830" w:author="Zhenmin Li" w:date="2014-04-05T16:41:00Z">
                      <w:rPr>
                        <w:rFonts w:ascii="Consolas" w:hAnsi="Consolas" w:cs="Consolas"/>
                        <w:b/>
                        <w:bCs/>
                        <w:color w:val="0000FF"/>
                        <w:sz w:val="12"/>
                        <w:highlight w:val="white"/>
                        <w:lang w:val="en-NZ" w:eastAsia="zh-CN"/>
                      </w:rPr>
                    </w:rPrChange>
                  </w:rPr>
                  <w:delText xml:space="preserve">// </w:delText>
                </w:r>
              </w:del>
              <w:r w:rsidRPr="007B7299">
                <w:rPr>
                  <w:rFonts w:ascii="Consolas" w:hAnsi="Consolas" w:cs="Consolas"/>
                  <w:color w:val="008000"/>
                  <w:sz w:val="12"/>
                  <w:highlight w:val="white"/>
                  <w:lang w:val="en-NZ" w:eastAsia="ko-KR"/>
                  <w:rPrChange w:id="831" w:author="Zhenmin Li" w:date="2014-04-05T16:41:00Z">
                    <w:rPr>
                      <w:rFonts w:ascii="Consolas" w:hAnsi="Consolas" w:cs="Consolas"/>
                      <w:b/>
                      <w:bCs/>
                      <w:color w:val="0000FF"/>
                      <w:sz w:val="12"/>
                      <w:highlight w:val="white"/>
                      <w:lang w:val="en-NZ" w:eastAsia="zh-CN"/>
                    </w:rPr>
                  </w:rPrChange>
                </w:rPr>
                <w:t xml:space="preserve">display sorted item </w:t>
              </w:r>
            </w:ins>
            <w:ins w:id="832" w:author="ben" w:date="2014-04-06T11:16:00Z">
              <w:r w:rsidR="00E2449F">
                <w:rPr>
                  <w:rFonts w:ascii="Consolas" w:hAnsi="Consolas" w:cs="Consolas" w:hint="eastAsia"/>
                  <w:color w:val="008000"/>
                  <w:sz w:val="12"/>
                  <w:highlight w:val="white"/>
                  <w:lang w:val="en-NZ" w:eastAsia="zh-CN"/>
                </w:rPr>
                <w:t>count</w:t>
              </w:r>
            </w:ins>
            <w:ins w:id="833" w:author="Zhenmin Li" w:date="2014-04-05T16:23:00Z">
              <w:del w:id="834" w:author="ben" w:date="2014-04-06T11:16:00Z">
                <w:r w:rsidRPr="007B7299" w:rsidDel="00E2449F">
                  <w:rPr>
                    <w:rFonts w:ascii="Consolas" w:hAnsi="Consolas" w:cs="Consolas"/>
                    <w:color w:val="008000"/>
                    <w:sz w:val="12"/>
                    <w:highlight w:val="white"/>
                    <w:lang w:val="en-NZ" w:eastAsia="ko-KR"/>
                    <w:rPrChange w:id="835" w:author="Zhenmin Li" w:date="2014-04-05T16:41:00Z">
                      <w:rPr>
                        <w:rFonts w:ascii="Consolas" w:hAnsi="Consolas" w:cs="Consolas"/>
                        <w:b/>
                        <w:bCs/>
                        <w:color w:val="0000FF"/>
                        <w:sz w:val="12"/>
                        <w:highlight w:val="white"/>
                        <w:lang w:val="en-NZ" w:eastAsia="zh-CN"/>
                      </w:rPr>
                    </w:rPrChange>
                  </w:rPr>
                  <w:delText>information on</w:delText>
                </w:r>
              </w:del>
            </w:ins>
            <w:ins w:id="836" w:author="ben" w:date="2014-04-06T11:16:00Z">
              <w:r w:rsidR="00E2449F">
                <w:rPr>
                  <w:rFonts w:ascii="Consolas" w:hAnsi="Consolas" w:cs="Consolas" w:hint="eastAsia"/>
                  <w:color w:val="008000"/>
                  <w:sz w:val="12"/>
                  <w:highlight w:val="white"/>
                  <w:lang w:val="en-NZ" w:eastAsia="zh-CN"/>
                </w:rPr>
                <w:t xml:space="preserve"> using</w:t>
              </w:r>
            </w:ins>
            <w:ins w:id="837" w:author="Zhenmin Li" w:date="2014-04-05T16:23:00Z">
              <w:r w:rsidRPr="007B7299">
                <w:rPr>
                  <w:rFonts w:ascii="Consolas" w:hAnsi="Consolas" w:cs="Consolas"/>
                  <w:color w:val="008000"/>
                  <w:sz w:val="12"/>
                  <w:highlight w:val="white"/>
                  <w:lang w:val="en-NZ" w:eastAsia="ko-KR"/>
                  <w:rPrChange w:id="838" w:author="Zhenmin Li" w:date="2014-04-05T16:41:00Z">
                    <w:rPr>
                      <w:rFonts w:ascii="Consolas" w:hAnsi="Consolas" w:cs="Consolas"/>
                      <w:b/>
                      <w:bCs/>
                      <w:color w:val="0000FF"/>
                      <w:sz w:val="12"/>
                      <w:highlight w:val="white"/>
                      <w:lang w:val="en-NZ" w:eastAsia="zh-CN"/>
                    </w:rPr>
                  </w:rPrChange>
                </w:rPr>
                <w:t xml:space="preserve"> LCD</w:t>
              </w:r>
            </w:ins>
          </w:p>
          <w:p w:rsidR="00A27462" w:rsidRPr="007B7299" w:rsidRDefault="00303000" w:rsidP="009D687F">
            <w:pPr>
              <w:spacing w:line="2" w:lineRule="atLeast"/>
              <w:ind w:firstLineChars="100" w:firstLine="120"/>
              <w:jc w:val="left"/>
              <w:rPr>
                <w:rFonts w:ascii="Consolas" w:hAnsi="Consolas" w:cs="Consolas"/>
                <w:color w:val="000000"/>
                <w:sz w:val="12"/>
                <w:highlight w:val="white"/>
                <w:lang w:val="en-NZ" w:eastAsia="zh-CN"/>
              </w:rPr>
            </w:pPr>
            <w:ins w:id="839" w:author="Zhenmin Li" w:date="2014-04-05T16:44:00Z">
              <w:r>
                <w:rPr>
                  <w:rFonts w:ascii="Consolas" w:hAnsi="Consolas" w:cs="Consolas" w:hint="eastAsia"/>
                  <w:bCs/>
                  <w:color w:val="0000FF"/>
                  <w:sz w:val="12"/>
                  <w:highlight w:val="white"/>
                  <w:lang w:val="en-NZ" w:eastAsia="zh-CN"/>
                </w:rPr>
                <w:t xml:space="preserve">  </w:t>
              </w:r>
            </w:ins>
            <w:r w:rsidR="00A27462" w:rsidRPr="007B7299">
              <w:rPr>
                <w:rFonts w:ascii="Consolas" w:hAnsi="Consolas" w:cs="Consolas"/>
                <w:bCs/>
                <w:color w:val="0000FF"/>
                <w:sz w:val="12"/>
                <w:highlight w:val="white"/>
                <w:lang w:val="en-NZ" w:eastAsia="ko-KR"/>
                <w:rPrChange w:id="840" w:author="Zhenmin Li" w:date="2014-04-05T16:41:00Z">
                  <w:rPr>
                    <w:rFonts w:ascii="Consolas" w:hAnsi="Consolas" w:cs="Consolas"/>
                    <w:b/>
                    <w:bCs/>
                    <w:color w:val="0000FF"/>
                    <w:sz w:val="12"/>
                    <w:highlight w:val="white"/>
                    <w:lang w:val="en-NZ" w:eastAsia="zh-CN"/>
                  </w:rPr>
                </w:rPrChange>
              </w:rPr>
              <w:t>while</w:t>
            </w:r>
            <w:r w:rsidR="00A27462" w:rsidRPr="000B4CAD">
              <w:rPr>
                <w:rFonts w:ascii="Consolas" w:hAnsi="Consolas" w:cs="Consolas"/>
                <w:bCs/>
                <w:color w:val="000080"/>
                <w:sz w:val="12"/>
                <w:highlight w:val="white"/>
                <w:lang w:val="en-NZ" w:eastAsia="ko-KR"/>
                <w:rPrChange w:id="841" w:author="Zhenmin Li" w:date="2014-04-05T16:42:00Z">
                  <w:rPr>
                    <w:rFonts w:ascii="Consolas" w:hAnsi="Consolas" w:cs="Consolas"/>
                    <w:b/>
                    <w:bCs/>
                    <w:color w:val="0000FF"/>
                    <w:sz w:val="12"/>
                    <w:highlight w:val="white"/>
                    <w:lang w:val="en-NZ" w:eastAsia="zh-CN"/>
                  </w:rPr>
                </w:rPrChange>
              </w:rPr>
              <w:t>(</w:t>
            </w:r>
            <w:r w:rsidR="00A27462" w:rsidRPr="007B7299">
              <w:rPr>
                <w:rFonts w:ascii="Consolas" w:hAnsi="Consolas" w:cs="Consolas"/>
                <w:bCs/>
                <w:color w:val="0000FF"/>
                <w:sz w:val="12"/>
                <w:highlight w:val="white"/>
                <w:lang w:val="en-NZ" w:eastAsia="ko-KR"/>
                <w:rPrChange w:id="842" w:author="Zhenmin Li" w:date="2014-04-05T16:41:00Z">
                  <w:rPr>
                    <w:rFonts w:ascii="Consolas" w:hAnsi="Consolas" w:cs="Consolas"/>
                    <w:b/>
                    <w:bCs/>
                    <w:color w:val="0000FF"/>
                    <w:sz w:val="12"/>
                    <w:highlight w:val="white"/>
                    <w:lang w:val="en-NZ" w:eastAsia="zh-CN"/>
                  </w:rPr>
                </w:rPrChange>
              </w:rPr>
              <w:t>true</w:t>
            </w:r>
            <w:r w:rsidR="00A27462" w:rsidRPr="000B4CAD">
              <w:rPr>
                <w:rFonts w:ascii="Consolas" w:hAnsi="Consolas" w:cs="Consolas"/>
                <w:bCs/>
                <w:color w:val="000080"/>
                <w:sz w:val="12"/>
                <w:highlight w:val="white"/>
                <w:lang w:val="en-NZ" w:eastAsia="ko-KR"/>
                <w:rPrChange w:id="843" w:author="Zhenmin Li" w:date="2014-04-05T16:42:00Z">
                  <w:rPr>
                    <w:rFonts w:ascii="Consolas" w:hAnsi="Consolas" w:cs="Consolas"/>
                    <w:b/>
                    <w:bCs/>
                    <w:color w:val="0000FF"/>
                    <w:sz w:val="12"/>
                    <w:highlight w:val="white"/>
                    <w:lang w:val="en-NZ" w:eastAsia="zh-CN"/>
                  </w:rPr>
                </w:rPrChange>
              </w:rPr>
              <w:t>){</w:t>
            </w:r>
            <w:r w:rsidR="009D687F" w:rsidRPr="000B4CAD">
              <w:rPr>
                <w:rFonts w:ascii="Consolas" w:hAnsi="Consolas" w:cs="Consolas"/>
                <w:bCs/>
                <w:color w:val="000080"/>
                <w:sz w:val="12"/>
                <w:highlight w:val="white"/>
                <w:lang w:val="en-NZ" w:eastAsia="ko-KR"/>
                <w:rPrChange w:id="844" w:author="Zhenmin Li" w:date="2014-04-05T16:42:00Z">
                  <w:rPr>
                    <w:rFonts w:ascii="Consolas" w:hAnsi="Consolas" w:cs="Consolas"/>
                    <w:color w:val="008000"/>
                    <w:sz w:val="12"/>
                    <w:highlight w:val="white"/>
                    <w:lang w:val="en-NZ" w:eastAsia="ko-KR"/>
                  </w:rPr>
                </w:rPrChange>
              </w:rPr>
              <w:t xml:space="preserve"> </w:t>
            </w:r>
            <w:del w:id="845" w:author="Zhenmin Li" w:date="2014-04-05T16:28:00Z">
              <w:r w:rsidR="009D687F" w:rsidRPr="007B7299" w:rsidDel="00E412E3">
                <w:rPr>
                  <w:rFonts w:ascii="Consolas" w:hAnsi="Consolas" w:cs="Consolas"/>
                  <w:color w:val="008000"/>
                  <w:sz w:val="12"/>
                  <w:highlight w:val="white"/>
                  <w:lang w:val="en-NZ" w:eastAsia="ko-KR"/>
                </w:rPr>
                <w:delText>//</w:delText>
              </w:r>
            </w:del>
            <w:del w:id="846" w:author="Zhenmin Li" w:date="2014-04-05T16:21:00Z">
              <w:r w:rsidR="009D687F" w:rsidRPr="007B7299" w:rsidDel="008F27F8">
                <w:rPr>
                  <w:rFonts w:ascii="Consolas" w:hAnsi="Consolas" w:cs="Consolas"/>
                  <w:color w:val="008000"/>
                  <w:sz w:val="12"/>
                  <w:highlight w:val="white"/>
                  <w:lang w:val="en-NZ" w:eastAsia="ko-KR"/>
                </w:rPr>
                <w:delText>R</w:delText>
              </w:r>
              <w:r w:rsidR="009D687F" w:rsidRPr="007B7299" w:rsidDel="008F27F8">
                <w:rPr>
                  <w:rFonts w:ascii="Consolas" w:hAnsi="Consolas" w:cs="Consolas"/>
                  <w:color w:val="008000"/>
                  <w:sz w:val="12"/>
                  <w:highlight w:val="white"/>
                  <w:lang w:val="en-NZ" w:eastAsia="zh-CN"/>
                </w:rPr>
                <w:delText>6</w:delText>
              </w:r>
            </w:del>
          </w:p>
          <w:p w:rsidR="00E77BA1" w:rsidRPr="007B7299" w:rsidRDefault="00303000">
            <w:pPr>
              <w:spacing w:line="2" w:lineRule="atLeast"/>
              <w:ind w:firstLineChars="200" w:firstLine="240"/>
              <w:jc w:val="left"/>
              <w:rPr>
                <w:rFonts w:ascii="Consolas" w:hAnsi="Consolas" w:cs="Consolas"/>
                <w:bCs/>
                <w:color w:val="000080"/>
                <w:sz w:val="12"/>
                <w:highlight w:val="white"/>
                <w:lang w:val="en-NZ" w:eastAsia="zh-CN"/>
                <w:rPrChange w:id="847" w:author="Zhenmin Li" w:date="2014-04-05T16:41:00Z">
                  <w:rPr>
                    <w:rFonts w:ascii="Consolas" w:hAnsi="Consolas" w:cs="Consolas"/>
                    <w:b/>
                    <w:bCs/>
                    <w:color w:val="000080"/>
                    <w:sz w:val="12"/>
                    <w:highlight w:val="white"/>
                    <w:lang w:val="en-NZ" w:eastAsia="zh-CN"/>
                  </w:rPr>
                </w:rPrChange>
              </w:rPr>
            </w:pPr>
            <w:ins w:id="848" w:author="Zhenmin Li" w:date="2014-04-05T16:44:00Z">
              <w:r>
                <w:rPr>
                  <w:rFonts w:ascii="Consolas" w:hAnsi="Consolas" w:cs="Consolas" w:hint="eastAsia"/>
                  <w:color w:val="990000"/>
                  <w:sz w:val="12"/>
                  <w:highlight w:val="white"/>
                  <w:lang w:val="en-NZ" w:eastAsia="zh-CN"/>
                  <w14:textFill>
                    <w14:solidFill>
                      <w14:srgbClr w14:val="990000">
                        <w14:lumMod w14:val="75000"/>
                      </w14:srgbClr>
                    </w14:solidFill>
                  </w14:textFill>
                </w:rPr>
                <w:t xml:space="preserve">  </w:t>
              </w:r>
            </w:ins>
            <w:r w:rsidR="00E77BA1" w:rsidRPr="007B7299">
              <w:rPr>
                <w:rFonts w:ascii="Consolas" w:hAnsi="Consolas" w:cs="Consolas"/>
                <w:color w:val="990000"/>
                <w:sz w:val="12"/>
                <w:highlight w:val="white"/>
                <w:lang w:val="en-NZ" w:eastAsia="zh-CN"/>
                <w14:textFill>
                  <w14:solidFill>
                    <w14:srgbClr w14:val="990000">
                      <w14:lumMod w14:val="75000"/>
                    </w14:srgbClr>
                  </w14:solidFill>
                </w14:textFill>
                <w:rPrChange w:id="849" w:author="Zhenmin Li" w:date="2014-04-05T16:41:00Z">
                  <w:rPr>
                    <w:rFonts w:ascii="Consolas" w:hAnsi="Consolas" w:cs="Consolas"/>
                    <w:color w:val="000000"/>
                    <w:sz w:val="12"/>
                    <w:highlight w:val="white"/>
                    <w:lang w:val="en-NZ" w:eastAsia="ko-KR"/>
                  </w:rPr>
                </w:rPrChange>
              </w:rPr>
              <w:t>present</w:t>
            </w:r>
            <w:r w:rsidR="00E77BA1" w:rsidRPr="007B7299">
              <w:rPr>
                <w:rFonts w:ascii="Consolas" w:hAnsi="Consolas" w:cs="Consolas"/>
                <w:bCs/>
                <w:color w:val="000080"/>
                <w:sz w:val="12"/>
                <w:highlight w:val="white"/>
                <w:lang w:val="en-NZ" w:eastAsia="ko-KR"/>
                <w:rPrChange w:id="850" w:author="Zhenmin Li" w:date="2014-04-05T16:41:00Z">
                  <w:rPr>
                    <w:rFonts w:ascii="Consolas" w:hAnsi="Consolas" w:cs="Consolas"/>
                    <w:b/>
                    <w:bCs/>
                    <w:color w:val="000080"/>
                    <w:sz w:val="12"/>
                    <w:highlight w:val="white"/>
                    <w:lang w:val="en-NZ" w:eastAsia="ko-KR"/>
                  </w:rPr>
                </w:rPrChange>
              </w:rPr>
              <w:t>(</w:t>
            </w:r>
            <w:r w:rsidR="00D27146" w:rsidRPr="007B7299">
              <w:rPr>
                <w:rFonts w:ascii="Consolas" w:hAnsi="Consolas" w:cs="Consolas"/>
                <w:color w:val="000000"/>
                <w:sz w:val="12"/>
                <w:highlight w:val="white"/>
                <w:lang w:val="en-NZ" w:eastAsia="ko-KR"/>
              </w:rPr>
              <w:t>REACHED_LEFT</w:t>
            </w:r>
            <w:r w:rsidR="00E77BA1" w:rsidRPr="007B7299">
              <w:rPr>
                <w:rFonts w:ascii="Consolas" w:hAnsi="Consolas" w:cs="Consolas"/>
                <w:bCs/>
                <w:color w:val="000080"/>
                <w:sz w:val="12"/>
                <w:highlight w:val="white"/>
                <w:lang w:val="en-NZ" w:eastAsia="ko-KR"/>
                <w:rPrChange w:id="851" w:author="Zhenmin Li" w:date="2014-04-05T16:41:00Z">
                  <w:rPr>
                    <w:rFonts w:ascii="Consolas" w:hAnsi="Consolas" w:cs="Consolas"/>
                    <w:b/>
                    <w:bCs/>
                    <w:color w:val="000080"/>
                    <w:sz w:val="12"/>
                    <w:highlight w:val="white"/>
                    <w:lang w:val="en-NZ" w:eastAsia="ko-KR"/>
                  </w:rPr>
                </w:rPrChange>
              </w:rPr>
              <w:t>)</w:t>
            </w:r>
            <w:r w:rsidR="00E77BA1" w:rsidRPr="007B7299">
              <w:rPr>
                <w:rFonts w:ascii="Consolas" w:hAnsi="Consolas" w:cs="Consolas"/>
                <w:bCs/>
                <w:color w:val="000080"/>
                <w:sz w:val="12"/>
                <w:highlight w:val="white"/>
                <w:lang w:val="en-NZ" w:eastAsia="zh-CN"/>
                <w:rPrChange w:id="852" w:author="Zhenmin Li" w:date="2014-04-05T16:41:00Z">
                  <w:rPr>
                    <w:rFonts w:ascii="Consolas" w:hAnsi="Consolas" w:cs="Consolas"/>
                    <w:b/>
                    <w:bCs/>
                    <w:color w:val="000080"/>
                    <w:sz w:val="12"/>
                    <w:highlight w:val="white"/>
                    <w:lang w:val="en-NZ" w:eastAsia="zh-CN"/>
                  </w:rPr>
                </w:rPrChange>
              </w:rPr>
              <w:t xml:space="preserve"> </w:t>
            </w:r>
            <w:r w:rsidR="00E77BA1" w:rsidRPr="000B4CAD">
              <w:rPr>
                <w:rFonts w:ascii="Consolas" w:hAnsi="Consolas" w:cs="Consolas"/>
                <w:bCs/>
                <w:color w:val="000080"/>
                <w:sz w:val="12"/>
                <w:highlight w:val="white"/>
                <w:lang w:val="en-NZ" w:eastAsia="ko-KR"/>
                <w:rPrChange w:id="853" w:author="Zhenmin Li" w:date="2014-04-05T16:42:00Z">
                  <w:rPr>
                    <w:rFonts w:ascii="Consolas" w:hAnsi="Consolas" w:cs="Consolas"/>
                    <w:b/>
                    <w:bCs/>
                    <w:color w:val="0000FF"/>
                    <w:sz w:val="12"/>
                    <w:highlight w:val="white"/>
                    <w:lang w:val="en-NZ" w:eastAsia="zh-CN"/>
                  </w:rPr>
                </w:rPrChange>
              </w:rPr>
              <w:t>{</w:t>
            </w:r>
            <w:r w:rsidR="00E77BA1" w:rsidRPr="007B7299">
              <w:rPr>
                <w:rFonts w:ascii="Consolas" w:hAnsi="Consolas" w:cs="Consolas"/>
                <w:color w:val="000000"/>
                <w:sz w:val="12"/>
                <w:highlight w:val="white"/>
                <w:lang w:val="en-NZ" w:eastAsia="zh-CN"/>
              </w:rPr>
              <w:t>LCD.display_apple</w:t>
            </w:r>
            <w:ins w:id="854" w:author="Zhenmin Li" w:date="2014-04-05T15:59:00Z">
              <w:r w:rsidR="0082271B" w:rsidRPr="007B7299">
                <w:rPr>
                  <w:rFonts w:ascii="Consolas" w:hAnsi="Consolas" w:cs="Consolas"/>
                  <w:color w:val="000000"/>
                  <w:sz w:val="12"/>
                  <w:highlight w:val="white"/>
                  <w:lang w:val="en-NZ" w:eastAsia="zh-CN"/>
                </w:rPr>
                <w:t>_count</w:t>
              </w:r>
            </w:ins>
            <w:r w:rsidR="00E77BA1" w:rsidRPr="007B7299">
              <w:rPr>
                <w:rFonts w:ascii="Consolas" w:hAnsi="Consolas" w:cs="Consolas"/>
                <w:bCs/>
                <w:color w:val="000080"/>
                <w:sz w:val="12"/>
                <w:highlight w:val="white"/>
                <w:lang w:val="en-NZ" w:eastAsia="ko-KR"/>
                <w:rPrChange w:id="855" w:author="Zhenmin Li" w:date="2014-04-05T16:41:00Z">
                  <w:rPr>
                    <w:rFonts w:ascii="Consolas" w:hAnsi="Consolas" w:cs="Consolas"/>
                    <w:color w:val="000000"/>
                    <w:sz w:val="12"/>
                    <w:highlight w:val="white"/>
                    <w:lang w:val="en-NZ" w:eastAsia="zh-CN"/>
                  </w:rPr>
                </w:rPrChange>
              </w:rPr>
              <w:t>();</w:t>
            </w:r>
            <w:r w:rsidR="00A27462" w:rsidRPr="000B4CAD">
              <w:rPr>
                <w:rFonts w:ascii="Consolas" w:hAnsi="Consolas" w:cs="Consolas"/>
                <w:bCs/>
                <w:color w:val="000080"/>
                <w:sz w:val="12"/>
                <w:highlight w:val="white"/>
                <w:lang w:val="en-NZ" w:eastAsia="ko-KR"/>
                <w:rPrChange w:id="856" w:author="Zhenmin Li" w:date="2014-04-05T16:42:00Z">
                  <w:rPr>
                    <w:rFonts w:ascii="Consolas" w:hAnsi="Consolas" w:cs="Consolas"/>
                    <w:b/>
                    <w:bCs/>
                    <w:color w:val="0000FF"/>
                    <w:sz w:val="12"/>
                    <w:highlight w:val="white"/>
                    <w:lang w:val="en-NZ" w:eastAsia="zh-CN"/>
                  </w:rPr>
                </w:rPrChange>
              </w:rPr>
              <w:t>}</w:t>
            </w:r>
          </w:p>
          <w:p w:rsidR="00D27146" w:rsidRPr="007B7299" w:rsidRDefault="00303000">
            <w:pPr>
              <w:spacing w:line="2" w:lineRule="atLeast"/>
              <w:ind w:firstLineChars="200" w:firstLine="240"/>
              <w:jc w:val="left"/>
              <w:rPr>
                <w:rFonts w:ascii="Consolas" w:hAnsi="Consolas" w:cs="Consolas"/>
                <w:bCs/>
                <w:color w:val="000080"/>
                <w:sz w:val="12"/>
                <w:highlight w:val="white"/>
                <w:lang w:val="en-NZ" w:eastAsia="zh-CN"/>
                <w:rPrChange w:id="857" w:author="Zhenmin Li" w:date="2014-04-05T16:41:00Z">
                  <w:rPr>
                    <w:rFonts w:ascii="Consolas" w:hAnsi="Consolas" w:cs="Consolas"/>
                    <w:b/>
                    <w:bCs/>
                    <w:color w:val="000080"/>
                    <w:sz w:val="12"/>
                    <w:highlight w:val="white"/>
                    <w:lang w:val="en-NZ" w:eastAsia="zh-CN"/>
                  </w:rPr>
                </w:rPrChange>
              </w:rPr>
            </w:pPr>
            <w:ins w:id="858" w:author="Zhenmin Li" w:date="2014-04-05T16:44:00Z">
              <w:r>
                <w:rPr>
                  <w:rFonts w:ascii="Consolas" w:hAnsi="Consolas" w:cs="Consolas" w:hint="eastAsia"/>
                  <w:color w:val="990000"/>
                  <w:sz w:val="12"/>
                  <w:highlight w:val="white"/>
                  <w:lang w:val="en-NZ" w:eastAsia="zh-CN"/>
                  <w14:textFill>
                    <w14:solidFill>
                      <w14:srgbClr w14:val="990000">
                        <w14:lumMod w14:val="75000"/>
                      </w14:srgbClr>
                    </w14:solidFill>
                  </w14:textFill>
                </w:rPr>
                <w:t xml:space="preserve">  </w:t>
              </w:r>
            </w:ins>
            <w:r w:rsidR="00D27146" w:rsidRPr="007B7299">
              <w:rPr>
                <w:rFonts w:ascii="Consolas" w:hAnsi="Consolas" w:cs="Consolas"/>
                <w:color w:val="990000"/>
                <w:sz w:val="12"/>
                <w:highlight w:val="white"/>
                <w:lang w:val="en-NZ" w:eastAsia="zh-CN"/>
                <w14:textFill>
                  <w14:solidFill>
                    <w14:srgbClr w14:val="990000">
                      <w14:lumMod w14:val="75000"/>
                    </w14:srgbClr>
                  </w14:solidFill>
                </w14:textFill>
                <w:rPrChange w:id="859" w:author="Zhenmin Li" w:date="2014-04-05T16:41:00Z">
                  <w:rPr>
                    <w:rFonts w:ascii="Consolas" w:hAnsi="Consolas" w:cs="Consolas"/>
                    <w:color w:val="000000"/>
                    <w:sz w:val="12"/>
                    <w:highlight w:val="white"/>
                    <w:lang w:val="en-NZ" w:eastAsia="ko-KR"/>
                  </w:rPr>
                </w:rPrChange>
              </w:rPr>
              <w:t>present</w:t>
            </w:r>
            <w:r w:rsidR="00D27146" w:rsidRPr="007B7299">
              <w:rPr>
                <w:rFonts w:ascii="Consolas" w:hAnsi="Consolas" w:cs="Consolas"/>
                <w:bCs/>
                <w:color w:val="000080"/>
                <w:sz w:val="12"/>
                <w:highlight w:val="white"/>
                <w:lang w:val="en-NZ" w:eastAsia="ko-KR"/>
                <w:rPrChange w:id="860" w:author="Zhenmin Li" w:date="2014-04-05T16:41:00Z">
                  <w:rPr>
                    <w:rFonts w:ascii="Consolas" w:hAnsi="Consolas" w:cs="Consolas"/>
                    <w:b/>
                    <w:bCs/>
                    <w:color w:val="000080"/>
                    <w:sz w:val="12"/>
                    <w:highlight w:val="white"/>
                    <w:lang w:val="en-NZ" w:eastAsia="ko-KR"/>
                  </w:rPr>
                </w:rPrChange>
              </w:rPr>
              <w:t>(</w:t>
            </w:r>
            <w:r w:rsidR="000E6F17" w:rsidRPr="007B7299">
              <w:rPr>
                <w:rFonts w:ascii="Consolas" w:hAnsi="Consolas" w:cs="Consolas"/>
                <w:color w:val="000000"/>
                <w:sz w:val="12"/>
                <w:highlight w:val="white"/>
                <w:lang w:val="en-NZ" w:eastAsia="ko-KR"/>
              </w:rPr>
              <w:t>REACHED_</w:t>
            </w:r>
            <w:r w:rsidR="000E6F17" w:rsidRPr="007B7299">
              <w:rPr>
                <w:rFonts w:ascii="Consolas" w:hAnsi="Consolas" w:cs="Consolas"/>
                <w:color w:val="000000"/>
                <w:sz w:val="12"/>
                <w:highlight w:val="white"/>
                <w:lang w:val="en-NZ" w:eastAsia="zh-CN"/>
              </w:rPr>
              <w:t>RIGHT</w:t>
            </w:r>
            <w:r w:rsidR="00D27146" w:rsidRPr="007B7299">
              <w:rPr>
                <w:rFonts w:ascii="Consolas" w:hAnsi="Consolas" w:cs="Consolas"/>
                <w:bCs/>
                <w:color w:val="000080"/>
                <w:sz w:val="12"/>
                <w:highlight w:val="white"/>
                <w:lang w:val="en-NZ" w:eastAsia="ko-KR"/>
                <w:rPrChange w:id="861" w:author="Zhenmin Li" w:date="2014-04-05T16:41:00Z">
                  <w:rPr>
                    <w:rFonts w:ascii="Consolas" w:hAnsi="Consolas" w:cs="Consolas"/>
                    <w:b/>
                    <w:bCs/>
                    <w:color w:val="000080"/>
                    <w:sz w:val="12"/>
                    <w:highlight w:val="white"/>
                    <w:lang w:val="en-NZ" w:eastAsia="ko-KR"/>
                  </w:rPr>
                </w:rPrChange>
              </w:rPr>
              <w:t>)</w:t>
            </w:r>
            <w:r w:rsidR="00D27146" w:rsidRPr="007B7299">
              <w:rPr>
                <w:rFonts w:ascii="Consolas" w:hAnsi="Consolas" w:cs="Consolas"/>
                <w:bCs/>
                <w:color w:val="000080"/>
                <w:sz w:val="12"/>
                <w:highlight w:val="white"/>
                <w:lang w:val="en-NZ" w:eastAsia="zh-CN"/>
                <w:rPrChange w:id="862" w:author="Zhenmin Li" w:date="2014-04-05T16:41:00Z">
                  <w:rPr>
                    <w:rFonts w:ascii="Consolas" w:hAnsi="Consolas" w:cs="Consolas"/>
                    <w:b/>
                    <w:bCs/>
                    <w:color w:val="000080"/>
                    <w:sz w:val="12"/>
                    <w:highlight w:val="white"/>
                    <w:lang w:val="en-NZ" w:eastAsia="zh-CN"/>
                  </w:rPr>
                </w:rPrChange>
              </w:rPr>
              <w:t xml:space="preserve"> </w:t>
            </w:r>
            <w:r w:rsidR="00D27146" w:rsidRPr="000B4CAD">
              <w:rPr>
                <w:rFonts w:ascii="Consolas" w:hAnsi="Consolas" w:cs="Consolas"/>
                <w:bCs/>
                <w:color w:val="000080"/>
                <w:sz w:val="12"/>
                <w:highlight w:val="white"/>
                <w:lang w:val="en-NZ" w:eastAsia="ko-KR"/>
                <w:rPrChange w:id="863" w:author="Zhenmin Li" w:date="2014-04-05T16:42:00Z">
                  <w:rPr>
                    <w:rFonts w:ascii="Consolas" w:hAnsi="Consolas" w:cs="Consolas"/>
                    <w:b/>
                    <w:bCs/>
                    <w:color w:val="0000FF"/>
                    <w:sz w:val="12"/>
                    <w:highlight w:val="white"/>
                    <w:lang w:val="en-NZ" w:eastAsia="zh-CN"/>
                  </w:rPr>
                </w:rPrChange>
              </w:rPr>
              <w:t>{</w:t>
            </w:r>
            <w:r w:rsidR="00D27146" w:rsidRPr="007B7299">
              <w:rPr>
                <w:rFonts w:ascii="Consolas" w:hAnsi="Consolas" w:cs="Consolas"/>
                <w:color w:val="000000"/>
                <w:sz w:val="12"/>
                <w:highlight w:val="white"/>
                <w:lang w:val="en-NZ" w:eastAsia="zh-CN"/>
              </w:rPr>
              <w:t>LCD.display_pear</w:t>
            </w:r>
            <w:ins w:id="864" w:author="Zhenmin Li" w:date="2014-04-05T16:00:00Z">
              <w:r w:rsidR="0082271B" w:rsidRPr="007B7299">
                <w:rPr>
                  <w:rFonts w:ascii="Consolas" w:hAnsi="Consolas" w:cs="Consolas"/>
                  <w:color w:val="000000"/>
                  <w:sz w:val="12"/>
                  <w:highlight w:val="white"/>
                  <w:lang w:val="en-NZ" w:eastAsia="zh-CN"/>
                </w:rPr>
                <w:t>_count</w:t>
              </w:r>
            </w:ins>
            <w:r w:rsidR="00D27146" w:rsidRPr="007B7299">
              <w:rPr>
                <w:rFonts w:ascii="Consolas" w:hAnsi="Consolas" w:cs="Consolas"/>
                <w:bCs/>
                <w:color w:val="000080"/>
                <w:sz w:val="12"/>
                <w:highlight w:val="white"/>
                <w:lang w:val="en-NZ" w:eastAsia="ko-KR"/>
                <w:rPrChange w:id="865" w:author="Zhenmin Li" w:date="2014-04-05T16:41:00Z">
                  <w:rPr>
                    <w:rFonts w:ascii="Consolas" w:hAnsi="Consolas" w:cs="Consolas"/>
                    <w:color w:val="000000"/>
                    <w:sz w:val="12"/>
                    <w:highlight w:val="white"/>
                    <w:lang w:val="en-NZ" w:eastAsia="zh-CN"/>
                  </w:rPr>
                </w:rPrChange>
              </w:rPr>
              <w:t>();</w:t>
            </w:r>
            <w:r w:rsidR="00A27462" w:rsidRPr="000B4CAD">
              <w:rPr>
                <w:rFonts w:ascii="Consolas" w:hAnsi="Consolas" w:cs="Consolas"/>
                <w:bCs/>
                <w:color w:val="000080"/>
                <w:sz w:val="12"/>
                <w:highlight w:val="white"/>
                <w:lang w:val="en-NZ" w:eastAsia="ko-KR"/>
                <w:rPrChange w:id="866" w:author="Zhenmin Li" w:date="2014-04-05T16:42:00Z">
                  <w:rPr>
                    <w:rFonts w:ascii="Consolas" w:hAnsi="Consolas" w:cs="Consolas"/>
                    <w:b/>
                    <w:bCs/>
                    <w:color w:val="0000FF"/>
                    <w:sz w:val="12"/>
                    <w:highlight w:val="white"/>
                    <w:lang w:val="en-NZ" w:eastAsia="zh-CN"/>
                  </w:rPr>
                </w:rPrChange>
              </w:rPr>
              <w:t>}</w:t>
            </w:r>
          </w:p>
          <w:p w:rsidR="00E77BA1" w:rsidRPr="007B7299" w:rsidRDefault="00303000">
            <w:pPr>
              <w:spacing w:line="2" w:lineRule="atLeast"/>
              <w:ind w:firstLineChars="200" w:firstLine="240"/>
              <w:jc w:val="left"/>
              <w:rPr>
                <w:rFonts w:ascii="Consolas" w:hAnsi="Consolas" w:cs="Consolas"/>
                <w:bCs/>
                <w:color w:val="000080"/>
                <w:sz w:val="12"/>
                <w:highlight w:val="white"/>
                <w:lang w:val="en-NZ" w:eastAsia="zh-CN"/>
                <w:rPrChange w:id="867" w:author="Zhenmin Li" w:date="2014-04-05T16:41:00Z">
                  <w:rPr>
                    <w:rFonts w:ascii="Consolas" w:hAnsi="Consolas" w:cs="Consolas"/>
                    <w:b/>
                    <w:bCs/>
                    <w:color w:val="000080"/>
                    <w:sz w:val="12"/>
                    <w:highlight w:val="white"/>
                    <w:lang w:val="en-NZ" w:eastAsia="zh-CN"/>
                  </w:rPr>
                </w:rPrChange>
              </w:rPr>
            </w:pPr>
            <w:ins w:id="868" w:author="Zhenmin Li" w:date="2014-04-05T16:44:00Z">
              <w:r>
                <w:rPr>
                  <w:rFonts w:ascii="Consolas" w:hAnsi="Consolas" w:cs="Consolas" w:hint="eastAsia"/>
                  <w:color w:val="990000"/>
                  <w:sz w:val="12"/>
                  <w:highlight w:val="white"/>
                  <w:lang w:val="en-NZ" w:eastAsia="zh-CN"/>
                  <w14:textFill>
                    <w14:solidFill>
                      <w14:srgbClr w14:val="990000">
                        <w14:lumMod w14:val="75000"/>
                      </w14:srgbClr>
                    </w14:solidFill>
                  </w14:textFill>
                </w:rPr>
                <w:t xml:space="preserve">  </w:t>
              </w:r>
            </w:ins>
            <w:r w:rsidR="00E77BA1" w:rsidRPr="007B7299">
              <w:rPr>
                <w:rFonts w:ascii="Consolas" w:hAnsi="Consolas" w:cs="Consolas"/>
                <w:color w:val="990000"/>
                <w:sz w:val="12"/>
                <w:highlight w:val="white"/>
                <w:lang w:val="en-NZ" w:eastAsia="zh-CN"/>
                <w14:textFill>
                  <w14:solidFill>
                    <w14:srgbClr w14:val="990000">
                      <w14:lumMod w14:val="75000"/>
                    </w14:srgbClr>
                  </w14:solidFill>
                </w14:textFill>
                <w:rPrChange w:id="869" w:author="Zhenmin Li" w:date="2014-04-05T16:41:00Z">
                  <w:rPr>
                    <w:rFonts w:ascii="Consolas" w:hAnsi="Consolas" w:cs="Consolas"/>
                    <w:color w:val="000000"/>
                    <w:sz w:val="12"/>
                    <w:highlight w:val="white"/>
                    <w:lang w:val="en-NZ" w:eastAsia="ko-KR"/>
                  </w:rPr>
                </w:rPrChange>
              </w:rPr>
              <w:t>pause</w:t>
            </w:r>
            <w:r w:rsidR="00E77BA1" w:rsidRPr="007B7299">
              <w:rPr>
                <w:rFonts w:ascii="Consolas" w:hAnsi="Consolas" w:cs="Consolas"/>
                <w:bCs/>
                <w:color w:val="000080"/>
                <w:sz w:val="12"/>
                <w:highlight w:val="white"/>
                <w:lang w:val="en-NZ" w:eastAsia="ko-KR"/>
                <w:rPrChange w:id="870" w:author="Zhenmin Li" w:date="2014-04-05T16:41:00Z">
                  <w:rPr>
                    <w:rFonts w:ascii="Consolas" w:hAnsi="Consolas" w:cs="Consolas"/>
                    <w:b/>
                    <w:bCs/>
                    <w:color w:val="000080"/>
                    <w:sz w:val="12"/>
                    <w:highlight w:val="white"/>
                    <w:lang w:val="en-NZ" w:eastAsia="ko-KR"/>
                  </w:rPr>
                </w:rPrChange>
              </w:rPr>
              <w:t>;</w:t>
            </w:r>
          </w:p>
          <w:p w:rsidR="0070503D" w:rsidRDefault="00E77BA1">
            <w:pPr>
              <w:spacing w:line="2" w:lineRule="atLeast"/>
              <w:ind w:firstLine="255"/>
              <w:jc w:val="left"/>
              <w:rPr>
                <w:ins w:id="871" w:author="Zhenmin Li" w:date="2014-04-05T16:44:00Z"/>
                <w:rFonts w:ascii="Consolas" w:hAnsi="Consolas" w:cs="Consolas"/>
                <w:bCs/>
                <w:color w:val="000080"/>
                <w:sz w:val="12"/>
                <w:highlight w:val="white"/>
                <w:lang w:val="en-NZ" w:eastAsia="zh-CN"/>
              </w:rPr>
              <w:pPrChange w:id="872" w:author="Zhenmin Li" w:date="2014-04-05T16:44:00Z">
                <w:pPr>
                  <w:spacing w:line="2" w:lineRule="atLeast"/>
                  <w:jc w:val="left"/>
                </w:pPr>
              </w:pPrChange>
            </w:pPr>
            <w:del w:id="873" w:author="Zhenmin Li" w:date="2014-04-05T16:01:00Z">
              <w:r w:rsidRPr="007B7299" w:rsidDel="0070503D">
                <w:rPr>
                  <w:rFonts w:ascii="Consolas" w:hAnsi="Consolas" w:cs="Consolas"/>
                  <w:bCs/>
                  <w:color w:val="0000FF"/>
                  <w:sz w:val="12"/>
                  <w:highlight w:val="white"/>
                  <w:lang w:val="en-NZ" w:eastAsia="zh-CN"/>
                  <w:rPrChange w:id="874" w:author="Zhenmin Li" w:date="2014-04-05T16:41:00Z">
                    <w:rPr>
                      <w:rFonts w:ascii="Consolas" w:hAnsi="Consolas" w:cs="Consolas"/>
                      <w:b/>
                      <w:bCs/>
                      <w:color w:val="0000FF"/>
                      <w:sz w:val="12"/>
                      <w:highlight w:val="white"/>
                      <w:lang w:val="en-NZ" w:eastAsia="zh-CN"/>
                    </w:rPr>
                  </w:rPrChange>
                </w:rPr>
                <w:delText>}</w:delText>
              </w:r>
            </w:del>
            <w:r w:rsidR="00811D0F" w:rsidRPr="000B4CAD">
              <w:rPr>
                <w:rFonts w:ascii="Consolas" w:hAnsi="Consolas" w:cs="Consolas"/>
                <w:bCs/>
                <w:color w:val="000080"/>
                <w:sz w:val="12"/>
                <w:highlight w:val="white"/>
                <w:lang w:val="en-NZ" w:eastAsia="ko-KR"/>
                <w:rPrChange w:id="875" w:author="Zhenmin Li" w:date="2014-04-05T16:42:00Z">
                  <w:rPr>
                    <w:rFonts w:ascii="Consolas" w:hAnsi="Consolas" w:cs="Consolas"/>
                    <w:b/>
                    <w:bCs/>
                    <w:color w:val="0000FF"/>
                    <w:sz w:val="12"/>
                    <w:highlight w:val="white"/>
                    <w:lang w:val="en-NZ" w:eastAsia="ko-KR"/>
                  </w:rPr>
                </w:rPrChange>
              </w:rPr>
              <w:t>}</w:t>
            </w:r>
          </w:p>
          <w:p w:rsidR="00303000" w:rsidRPr="000B4CAD" w:rsidRDefault="00303000">
            <w:pPr>
              <w:spacing w:line="2" w:lineRule="atLeast"/>
              <w:jc w:val="left"/>
              <w:rPr>
                <w:ins w:id="876" w:author="Zhenmin Li" w:date="2014-04-05T16:01:00Z"/>
                <w:rFonts w:ascii="Consolas" w:hAnsi="Consolas" w:cs="Consolas"/>
                <w:bCs/>
                <w:color w:val="000080"/>
                <w:sz w:val="12"/>
                <w:highlight w:val="white"/>
                <w:lang w:val="en-NZ" w:eastAsia="zh-CN"/>
                <w:rPrChange w:id="877" w:author="Zhenmin Li" w:date="2014-04-05T16:42:00Z">
                  <w:rPr>
                    <w:ins w:id="878" w:author="Zhenmin Li" w:date="2014-04-05T16:01:00Z"/>
                    <w:rFonts w:ascii="Consolas" w:hAnsi="Consolas" w:cs="Consolas"/>
                    <w:b/>
                    <w:bCs/>
                    <w:color w:val="0000FF"/>
                    <w:sz w:val="12"/>
                    <w:highlight w:val="white"/>
                    <w:lang w:val="en-NZ" w:eastAsia="zh-CN"/>
                  </w:rPr>
                </w:rPrChange>
              </w:rPr>
            </w:pPr>
            <w:ins w:id="879" w:author="Zhenmin Li" w:date="2014-04-05T16:44:00Z">
              <w:r>
                <w:rPr>
                  <w:rFonts w:ascii="Consolas" w:hAnsi="Consolas" w:cs="Consolas" w:hint="eastAsia"/>
                  <w:bCs/>
                  <w:color w:val="000080"/>
                  <w:sz w:val="12"/>
                  <w:highlight w:val="white"/>
                  <w:lang w:val="en-NZ" w:eastAsia="zh-CN"/>
                </w:rPr>
                <w:t xml:space="preserve">  }</w:t>
              </w:r>
            </w:ins>
          </w:p>
          <w:p w:rsidR="00DF4AE6" w:rsidRPr="001D45DA" w:rsidRDefault="00811D0F" w:rsidP="00B6623F">
            <w:pPr>
              <w:spacing w:line="2" w:lineRule="atLeast"/>
              <w:jc w:val="left"/>
              <w:rPr>
                <w:rFonts w:ascii="Consolas" w:hAnsi="Consolas" w:cs="Consolas"/>
                <w:b/>
                <w:bCs/>
                <w:color w:val="0000FF"/>
                <w:sz w:val="12"/>
                <w:lang w:val="en-NZ" w:eastAsia="zh-CN"/>
                <w:rPrChange w:id="880" w:author="Zhenmin Li" w:date="2014-04-05T16:24:00Z">
                  <w:rPr>
                    <w:rFonts w:ascii="Consolas" w:hAnsi="Consolas" w:cs="Consolas"/>
                    <w:sz w:val="12"/>
                    <w:lang w:eastAsia="zh-CN"/>
                  </w:rPr>
                </w:rPrChange>
              </w:rPr>
            </w:pPr>
            <w:r w:rsidRPr="000B4CAD">
              <w:rPr>
                <w:rFonts w:ascii="Consolas" w:hAnsi="Consolas" w:cs="Consolas"/>
                <w:bCs/>
                <w:color w:val="000080"/>
                <w:sz w:val="12"/>
                <w:highlight w:val="white"/>
                <w:lang w:val="en-NZ" w:eastAsia="ko-KR"/>
                <w:rPrChange w:id="881" w:author="Zhenmin Li" w:date="2014-04-05T16:42:00Z">
                  <w:rPr>
                    <w:rFonts w:ascii="Consolas" w:hAnsi="Consolas" w:cs="Consolas"/>
                    <w:b/>
                    <w:bCs/>
                    <w:color w:val="0000FF"/>
                    <w:sz w:val="12"/>
                    <w:highlight w:val="white"/>
                    <w:lang w:val="en-NZ" w:eastAsia="ko-KR"/>
                  </w:rPr>
                </w:rPrChange>
              </w:rPr>
              <w:t>}</w:t>
            </w:r>
          </w:p>
        </w:tc>
      </w:tr>
    </w:tbl>
    <w:p w:rsidR="00143D93" w:rsidRDefault="00143D93" w:rsidP="00143D93">
      <w:pPr>
        <w:pStyle w:val="figurecaption"/>
        <w:ind w:left="0" w:firstLine="0"/>
        <w:jc w:val="center"/>
        <w:rPr>
          <w:lang w:eastAsia="zh-CN"/>
        </w:rPr>
      </w:pPr>
      <w:bookmarkStart w:id="882" w:name="_Ref384087744"/>
      <w:r>
        <w:rPr>
          <w:rFonts w:hint="eastAsia"/>
          <w:lang w:eastAsia="zh-CN"/>
        </w:rPr>
        <w:t>Fruit Sorter described in SystemJ</w:t>
      </w:r>
      <w:bookmarkEnd w:id="882"/>
    </w:p>
    <w:p w:rsidR="008A55B5" w:rsidRDefault="005A405E" w:rsidP="00715ABB">
      <w:pPr>
        <w:pStyle w:val="BodyText"/>
        <w:rPr>
          <w:rFonts w:eastAsia="SimSun"/>
          <w:lang w:eastAsia="zh-CN"/>
        </w:rPr>
      </w:pPr>
      <w:r w:rsidRPr="00487A0F">
        <w:rPr>
          <w:rFonts w:eastAsia="SimSun"/>
          <w:lang w:eastAsia="zh-CN"/>
        </w:rPr>
        <w:t>In</w:t>
      </w:r>
      <w:r w:rsidRPr="00487A0F">
        <w:rPr>
          <w:rFonts w:eastAsia="SimSun" w:hint="eastAsia"/>
          <w:lang w:eastAsia="zh-CN"/>
        </w:rPr>
        <w:t xml:space="preserve"> SystemJ</w:t>
      </w:r>
      <w:r w:rsidR="005D5435" w:rsidRPr="00487A0F">
        <w:rPr>
          <w:rFonts w:eastAsia="SimSun" w:hint="eastAsia"/>
          <w:lang w:eastAsia="zh-CN"/>
        </w:rPr>
        <w:t>,</w:t>
      </w:r>
      <w:r w:rsidR="001F5635" w:rsidRPr="00487A0F">
        <w:rPr>
          <w:rFonts w:eastAsia="SimSun" w:hint="eastAsia"/>
          <w:lang w:eastAsia="zh-CN"/>
        </w:rPr>
        <w:t xml:space="preserve"> </w:t>
      </w:r>
      <w:r w:rsidR="000E6CF2" w:rsidRPr="00487A0F">
        <w:rPr>
          <w:rFonts w:eastAsia="SimSun" w:hint="eastAsia"/>
          <w:lang w:eastAsia="zh-CN"/>
        </w:rPr>
        <w:t xml:space="preserve">all the </w:t>
      </w:r>
      <w:r w:rsidR="000E6CF2" w:rsidRPr="00845E72">
        <w:rPr>
          <w:rFonts w:eastAsia="SimSun"/>
          <w:lang w:eastAsia="zh-CN"/>
        </w:rPr>
        <w:t>input events (signals)</w:t>
      </w:r>
      <w:r w:rsidR="000E6CF2">
        <w:rPr>
          <w:rFonts w:eastAsia="SimSun" w:hint="eastAsia"/>
          <w:lang w:eastAsia="zh-CN"/>
        </w:rPr>
        <w:t xml:space="preserve"> </w:t>
      </w:r>
      <w:r w:rsidR="003E465F">
        <w:rPr>
          <w:rFonts w:eastAsia="SimSun" w:hint="eastAsia"/>
          <w:lang w:eastAsia="zh-CN"/>
        </w:rPr>
        <w:t xml:space="preserve">are </w:t>
      </w:r>
      <w:r w:rsidR="000E6CF2">
        <w:rPr>
          <w:rFonts w:eastAsia="SimSun" w:hint="eastAsia"/>
          <w:lang w:eastAsia="zh-CN"/>
        </w:rPr>
        <w:t>captured</w:t>
      </w:r>
      <w:r w:rsidR="000E6CF2" w:rsidRPr="00845E72">
        <w:rPr>
          <w:rFonts w:eastAsia="SimSun"/>
          <w:lang w:eastAsia="zh-CN"/>
        </w:rPr>
        <w:t xml:space="preserve"> from</w:t>
      </w:r>
      <w:r w:rsidR="000E6CF2" w:rsidRPr="00845E72">
        <w:t xml:space="preserve"> </w:t>
      </w:r>
      <w:r w:rsidR="000E6CF2" w:rsidRPr="00845E72">
        <w:rPr>
          <w:rFonts w:eastAsia="SimSun"/>
          <w:lang w:eastAsia="zh-CN"/>
        </w:rPr>
        <w:t xml:space="preserve">the environment </w:t>
      </w:r>
      <w:r w:rsidR="000E6CF2">
        <w:rPr>
          <w:rFonts w:eastAsia="SimSun" w:hint="eastAsia"/>
          <w:lang w:eastAsia="zh-CN"/>
        </w:rPr>
        <w:t>and channels</w:t>
      </w:r>
      <w:r w:rsidR="005D5435" w:rsidRPr="005D5435">
        <w:rPr>
          <w:rFonts w:eastAsia="SimSun" w:hint="eastAsia"/>
          <w:lang w:eastAsia="zh-CN"/>
        </w:rPr>
        <w:t xml:space="preserve"> </w:t>
      </w:r>
      <w:r w:rsidR="005D5435">
        <w:rPr>
          <w:rFonts w:eastAsia="SimSun" w:hint="eastAsia"/>
          <w:lang w:eastAsia="zh-CN"/>
        </w:rPr>
        <w:t>a</w:t>
      </w:r>
      <w:r w:rsidR="005D5435" w:rsidRPr="005D5435">
        <w:rPr>
          <w:rFonts w:eastAsia="SimSun" w:hint="eastAsia"/>
          <w:lang w:eastAsia="zh-CN"/>
        </w:rPr>
        <w:t>t the beginning of each tick</w:t>
      </w:r>
      <w:r w:rsidR="003E465F">
        <w:rPr>
          <w:rFonts w:eastAsia="SimSun" w:hint="eastAsia"/>
          <w:lang w:eastAsia="zh-CN"/>
        </w:rPr>
        <w:t xml:space="preserve">. </w:t>
      </w:r>
      <w:r w:rsidR="005D5435">
        <w:rPr>
          <w:rFonts w:eastAsia="SimSun" w:hint="eastAsia"/>
          <w:lang w:eastAsia="zh-CN"/>
        </w:rPr>
        <w:t>Then</w:t>
      </w:r>
      <w:r w:rsidR="00C004E2">
        <w:rPr>
          <w:rFonts w:eastAsia="SimSun" w:hint="eastAsia"/>
          <w:lang w:eastAsia="zh-CN"/>
        </w:rPr>
        <w:t xml:space="preserve"> each reaction of</w:t>
      </w:r>
      <w:r w:rsidR="005D5435">
        <w:rPr>
          <w:rFonts w:eastAsia="SimSun" w:hint="eastAsia"/>
          <w:lang w:eastAsia="zh-CN"/>
        </w:rPr>
        <w:t xml:space="preserve"> the clock-domain</w:t>
      </w:r>
      <w:r w:rsidR="005D5435" w:rsidRPr="00FA7A00">
        <w:rPr>
          <w:rFonts w:eastAsia="SimSun" w:hint="eastAsia"/>
          <w:lang w:eastAsia="zh-CN"/>
        </w:rPr>
        <w:t xml:space="preserve"> </w:t>
      </w:r>
      <w:r w:rsidR="005D5435">
        <w:rPr>
          <w:rFonts w:eastAsia="SimSun" w:hint="eastAsia"/>
          <w:lang w:eastAsia="zh-CN"/>
        </w:rPr>
        <w:t>is</w:t>
      </w:r>
      <w:r w:rsidR="005D5435">
        <w:rPr>
          <w:lang w:eastAsia="zh-CN"/>
        </w:rPr>
        <w:t xml:space="preserve"> execut</w:t>
      </w:r>
      <w:r w:rsidR="005D5435" w:rsidRPr="00FA7A00">
        <w:rPr>
          <w:rFonts w:eastAsia="SimSun" w:hint="eastAsia"/>
          <w:lang w:eastAsia="zh-CN"/>
        </w:rPr>
        <w:t>ed</w:t>
      </w:r>
      <w:r w:rsidR="005D5435">
        <w:rPr>
          <w:lang w:eastAsia="zh-CN"/>
        </w:rPr>
        <w:t xml:space="preserve"> synchronously in lock-step</w:t>
      </w:r>
      <w:r w:rsidR="005D5435" w:rsidRPr="00FA7A00">
        <w:rPr>
          <w:rFonts w:eastAsia="SimSun" w:hint="eastAsia"/>
          <w:lang w:eastAsia="zh-CN"/>
        </w:rPr>
        <w:t>s</w:t>
      </w:r>
      <w:r w:rsidR="005D5435">
        <w:rPr>
          <w:lang w:eastAsia="zh-CN"/>
        </w:rPr>
        <w:t xml:space="preserve"> </w:t>
      </w:r>
      <w:r w:rsidR="005D5435" w:rsidRPr="00FA7A00">
        <w:rPr>
          <w:rFonts w:eastAsia="SimSun" w:hint="eastAsia"/>
          <w:lang w:eastAsia="zh-CN"/>
        </w:rPr>
        <w:t xml:space="preserve">with a </w:t>
      </w:r>
      <w:r w:rsidR="00C004E2">
        <w:rPr>
          <w:rFonts w:eastAsia="SimSun" w:hint="eastAsia"/>
          <w:lang w:eastAsia="zh-CN"/>
        </w:rPr>
        <w:t>globa</w:t>
      </w:r>
      <w:r w:rsidR="005D5435">
        <w:rPr>
          <w:lang w:eastAsia="zh-CN"/>
        </w:rPr>
        <w:t>l</w:t>
      </w:r>
      <w:r w:rsidR="00C004E2" w:rsidRPr="00487A0F">
        <w:rPr>
          <w:rFonts w:eastAsia="SimSun" w:hint="eastAsia"/>
          <w:lang w:eastAsia="zh-CN"/>
        </w:rPr>
        <w:t xml:space="preserve"> l</w:t>
      </w:r>
      <w:r w:rsidR="005D5435">
        <w:rPr>
          <w:lang w:eastAsia="zh-CN"/>
        </w:rPr>
        <w:t xml:space="preserve">ogic </w:t>
      </w:r>
      <w:r w:rsidR="005D5435" w:rsidRPr="005D5435">
        <w:rPr>
          <w:rFonts w:eastAsia="SimSun" w:hint="eastAsia"/>
          <w:lang w:eastAsia="zh-CN"/>
        </w:rPr>
        <w:t>clock named</w:t>
      </w:r>
      <w:r w:rsidR="005D5435">
        <w:rPr>
          <w:rFonts w:eastAsia="SimSun" w:hint="eastAsia"/>
          <w:lang w:eastAsia="zh-CN"/>
        </w:rPr>
        <w:t xml:space="preserve"> tick</w:t>
      </w:r>
      <w:r w:rsidR="00227120" w:rsidRPr="00487A0F">
        <w:rPr>
          <w:rFonts w:eastAsia="SimSun" w:hint="eastAsia"/>
          <w:lang w:eastAsia="zh-CN"/>
        </w:rPr>
        <w:t xml:space="preserve">, and during </w:t>
      </w:r>
      <w:r w:rsidR="00403329" w:rsidRPr="00487A0F">
        <w:rPr>
          <w:rFonts w:eastAsia="SimSun" w:hint="eastAsia"/>
          <w:lang w:eastAsia="zh-CN"/>
        </w:rPr>
        <w:t xml:space="preserve">the </w:t>
      </w:r>
      <w:r w:rsidR="00227120" w:rsidRPr="00487A0F">
        <w:rPr>
          <w:rFonts w:eastAsia="SimSun" w:hint="eastAsia"/>
          <w:lang w:eastAsia="zh-CN"/>
        </w:rPr>
        <w:t>execution</w:t>
      </w:r>
      <w:r w:rsidR="005D5435" w:rsidRPr="00487A0F">
        <w:rPr>
          <w:rFonts w:eastAsia="SimSun" w:hint="eastAsia"/>
          <w:lang w:eastAsia="zh-CN"/>
        </w:rPr>
        <w:t xml:space="preserve"> </w:t>
      </w:r>
      <w:r w:rsidR="00227120" w:rsidRPr="00487A0F">
        <w:rPr>
          <w:rFonts w:eastAsia="SimSun" w:hint="eastAsia"/>
          <w:lang w:eastAsia="zh-CN"/>
        </w:rPr>
        <w:t>a</w:t>
      </w:r>
      <w:r w:rsidR="005D5435" w:rsidRPr="00487A0F">
        <w:rPr>
          <w:rFonts w:eastAsia="SimSun" w:hint="eastAsia"/>
          <w:lang w:eastAsia="zh-CN"/>
        </w:rPr>
        <w:t xml:space="preserve">ll the output </w:t>
      </w:r>
      <w:r w:rsidR="009E2564" w:rsidRPr="00487A0F">
        <w:rPr>
          <w:rFonts w:eastAsia="SimSun" w:hint="eastAsia"/>
          <w:lang w:eastAsia="zh-CN"/>
        </w:rPr>
        <w:t xml:space="preserve">events (signals) are </w:t>
      </w:r>
      <w:r w:rsidR="00403329" w:rsidRPr="00487A0F">
        <w:rPr>
          <w:rFonts w:eastAsia="SimSun" w:hint="eastAsia"/>
          <w:lang w:eastAsia="zh-CN"/>
        </w:rPr>
        <w:t xml:space="preserve">either </w:t>
      </w:r>
      <w:r w:rsidR="009E2564" w:rsidRPr="00487A0F">
        <w:rPr>
          <w:rFonts w:eastAsia="SimSun" w:hint="eastAsia"/>
          <w:lang w:eastAsia="zh-CN"/>
        </w:rPr>
        <w:t xml:space="preserve">emitted </w:t>
      </w:r>
      <w:r w:rsidR="00AD4AF1" w:rsidRPr="00487A0F">
        <w:rPr>
          <w:rFonts w:eastAsia="SimSun" w:hint="eastAsia"/>
          <w:lang w:eastAsia="zh-CN"/>
        </w:rPr>
        <w:t>or sent through</w:t>
      </w:r>
      <w:r w:rsidR="00227120" w:rsidRPr="00487A0F">
        <w:rPr>
          <w:rFonts w:eastAsia="SimSun" w:hint="eastAsia"/>
          <w:lang w:eastAsia="zh-CN"/>
        </w:rPr>
        <w:t xml:space="preserve"> the channels. </w:t>
      </w:r>
      <w:r w:rsidR="00FB182B" w:rsidRPr="00487A0F">
        <w:rPr>
          <w:rFonts w:eastAsia="SimSun" w:hint="eastAsia"/>
          <w:lang w:eastAsia="zh-CN"/>
        </w:rPr>
        <w:t xml:space="preserve">The </w:t>
      </w:r>
      <w:r w:rsidR="00FB182B" w:rsidRPr="00487A0F">
        <w:rPr>
          <w:rFonts w:eastAsia="SimSun"/>
          <w:lang w:eastAsia="zh-CN"/>
        </w:rPr>
        <w:t>output</w:t>
      </w:r>
      <w:r w:rsidR="00FB182B" w:rsidRPr="00487A0F">
        <w:rPr>
          <w:rFonts w:eastAsia="SimSun" w:hint="eastAsia"/>
          <w:lang w:eastAsia="zh-CN"/>
        </w:rPr>
        <w:t xml:space="preserve"> signals </w:t>
      </w:r>
      <w:r w:rsidR="005A1B42" w:rsidRPr="00487A0F">
        <w:rPr>
          <w:rFonts w:eastAsia="SimSun" w:hint="eastAsia"/>
          <w:lang w:eastAsia="zh-CN"/>
        </w:rPr>
        <w:t xml:space="preserve">emitted </w:t>
      </w:r>
      <w:r w:rsidR="00662A95" w:rsidRPr="00487A0F">
        <w:rPr>
          <w:rFonts w:eastAsia="SimSun" w:hint="eastAsia"/>
          <w:lang w:eastAsia="zh-CN"/>
        </w:rPr>
        <w:t xml:space="preserve">in </w:t>
      </w:r>
      <w:r w:rsidR="00662A95" w:rsidRPr="00487A0F">
        <w:rPr>
          <w:rFonts w:eastAsia="SimSun"/>
          <w:lang w:eastAsia="zh-CN"/>
        </w:rPr>
        <w:t>the</w:t>
      </w:r>
      <w:r w:rsidR="00662A95" w:rsidRPr="00487A0F">
        <w:rPr>
          <w:rFonts w:eastAsia="SimSun" w:hint="eastAsia"/>
          <w:lang w:eastAsia="zh-CN"/>
        </w:rPr>
        <w:t xml:space="preserve"> current tick </w:t>
      </w:r>
      <w:r w:rsidR="005A1B42" w:rsidRPr="00487A0F">
        <w:rPr>
          <w:rFonts w:eastAsia="SimSun" w:hint="eastAsia"/>
          <w:lang w:eastAsia="zh-CN"/>
        </w:rPr>
        <w:t>to the environment or</w:t>
      </w:r>
      <w:r w:rsidR="009E2564" w:rsidRPr="00487A0F">
        <w:rPr>
          <w:rFonts w:eastAsia="SimSun" w:hint="eastAsia"/>
          <w:lang w:eastAsia="zh-CN"/>
        </w:rPr>
        <w:t xml:space="preserve"> </w:t>
      </w:r>
      <w:r w:rsidR="00C004E2" w:rsidRPr="00487A0F">
        <w:rPr>
          <w:rFonts w:eastAsia="SimSun" w:hint="eastAsia"/>
          <w:lang w:eastAsia="zh-CN"/>
        </w:rPr>
        <w:t>other reactions</w:t>
      </w:r>
      <w:r w:rsidR="00403329" w:rsidRPr="00487A0F">
        <w:rPr>
          <w:rFonts w:eastAsia="SimSun" w:hint="eastAsia"/>
          <w:lang w:eastAsia="zh-CN"/>
        </w:rPr>
        <w:t xml:space="preserve"> become </w:t>
      </w:r>
      <w:r w:rsidR="00834A95" w:rsidRPr="00487A0F">
        <w:rPr>
          <w:rFonts w:eastAsia="SimSun"/>
          <w:lang w:eastAsia="zh-CN"/>
        </w:rPr>
        <w:t>available</w:t>
      </w:r>
      <w:r w:rsidR="00403329" w:rsidRPr="00487A0F">
        <w:rPr>
          <w:rFonts w:eastAsia="SimSun" w:hint="eastAsia"/>
          <w:lang w:eastAsia="zh-CN"/>
        </w:rPr>
        <w:t xml:space="preserve"> </w:t>
      </w:r>
      <w:r w:rsidR="005A1B42" w:rsidRPr="00487A0F">
        <w:rPr>
          <w:rFonts w:eastAsia="SimSun" w:hint="eastAsia"/>
          <w:lang w:eastAsia="zh-CN"/>
        </w:rPr>
        <w:t>at the beginning of next tick and last for that tick. The output signal</w:t>
      </w:r>
      <w:r w:rsidR="00996FB9" w:rsidRPr="00487A0F">
        <w:rPr>
          <w:rFonts w:eastAsia="SimSun" w:hint="eastAsia"/>
          <w:lang w:eastAsia="zh-CN"/>
        </w:rPr>
        <w:t>s</w:t>
      </w:r>
      <w:r w:rsidR="005A1B42" w:rsidRPr="00487A0F">
        <w:rPr>
          <w:rFonts w:eastAsia="SimSun" w:hint="eastAsia"/>
          <w:lang w:eastAsia="zh-CN"/>
        </w:rPr>
        <w:t xml:space="preserve"> sent through channels to other </w:t>
      </w:r>
      <w:r w:rsidR="00996FB9" w:rsidRPr="00487A0F">
        <w:rPr>
          <w:rFonts w:eastAsia="SimSun" w:hint="eastAsia"/>
          <w:lang w:eastAsia="zh-CN"/>
        </w:rPr>
        <w:t xml:space="preserve">clock-domains become available to the receiving clock-domain after a certain delay of channel communication. </w:t>
      </w:r>
      <w:r w:rsidR="005F638D" w:rsidRPr="00845E72">
        <w:rPr>
          <w:rFonts w:eastAsia="SimSun"/>
          <w:lang w:eastAsia="zh-CN"/>
        </w:rPr>
        <w:t xml:space="preserve">For </w:t>
      </w:r>
      <w:r w:rsidR="00662A95">
        <w:rPr>
          <w:rFonts w:eastAsia="SimSun" w:hint="eastAsia"/>
          <w:lang w:eastAsia="zh-CN"/>
        </w:rPr>
        <w:t>instance</w:t>
      </w:r>
      <w:r w:rsidR="005F638D" w:rsidRPr="00845E72">
        <w:rPr>
          <w:rFonts w:eastAsia="SimSun"/>
          <w:lang w:eastAsia="zh-CN"/>
        </w:rPr>
        <w:t xml:space="preserve">, </w:t>
      </w:r>
      <w:r w:rsidR="00C70BF2" w:rsidRPr="00487A0F">
        <w:rPr>
          <w:rFonts w:eastAsia="SimSun" w:hint="eastAsia"/>
          <w:lang w:eastAsia="zh-CN"/>
        </w:rPr>
        <w:t>a</w:t>
      </w:r>
      <w:r w:rsidR="00ED451E" w:rsidRPr="00ED451E">
        <w:rPr>
          <w:rFonts w:eastAsia="SimSun" w:hint="eastAsia"/>
          <w:lang w:eastAsia="zh-CN"/>
        </w:rPr>
        <w:t xml:space="preserve"> </w:t>
      </w:r>
      <w:r w:rsidR="00ED451E" w:rsidRPr="00ED451E">
        <w:rPr>
          <w:rFonts w:eastAsia="SimSun" w:hint="eastAsia"/>
          <w:lang w:eastAsia="zh-CN"/>
        </w:rPr>
        <w:lastRenderedPageBreak/>
        <w:t>segment of</w:t>
      </w:r>
      <w:r w:rsidR="00ED451E">
        <w:t xml:space="preserve"> execution</w:t>
      </w:r>
      <w:r w:rsidR="00ED451E" w:rsidRPr="00ED451E">
        <w:rPr>
          <w:rFonts w:eastAsia="SimSun" w:hint="eastAsia"/>
          <w:lang w:eastAsia="zh-CN"/>
        </w:rPr>
        <w:t xml:space="preserve"> trace</w:t>
      </w:r>
      <w:r w:rsidR="00ED451E">
        <w:t xml:space="preserve"> </w:t>
      </w:r>
      <w:r w:rsidR="00232455" w:rsidRPr="00487A0F">
        <w:rPr>
          <w:rFonts w:eastAsia="SimSun" w:hint="eastAsia"/>
          <w:lang w:eastAsia="zh-CN"/>
        </w:rPr>
        <w:t xml:space="preserve">for </w:t>
      </w:r>
      <w:r w:rsidR="00ED451E" w:rsidRPr="00ED451E">
        <w:rPr>
          <w:rFonts w:eastAsia="SimSun" w:hint="eastAsia"/>
          <w:lang w:eastAsia="zh-CN"/>
        </w:rPr>
        <w:t>ConveyorController CD is</w:t>
      </w:r>
      <w:r w:rsidR="00ED451E">
        <w:t xml:space="preserve"> illustrated in</w:t>
      </w:r>
      <w:r w:rsidR="00C343E6" w:rsidRPr="00493A10">
        <w:rPr>
          <w:rFonts w:eastAsia="SimSun" w:hint="eastAsia"/>
          <w:lang w:eastAsia="zh-CN"/>
        </w:rPr>
        <w:t xml:space="preserve"> </w:t>
      </w:r>
      <w:r w:rsidR="00C343E6" w:rsidRPr="00493A10">
        <w:rPr>
          <w:rFonts w:eastAsia="SimSun"/>
          <w:lang w:eastAsia="zh-CN"/>
        </w:rPr>
        <w:fldChar w:fldCharType="begin"/>
      </w:r>
      <w:r w:rsidR="00C343E6" w:rsidRPr="00493A10">
        <w:rPr>
          <w:rFonts w:eastAsia="SimSun"/>
          <w:lang w:eastAsia="zh-CN"/>
        </w:rPr>
        <w:instrText xml:space="preserve"> </w:instrText>
      </w:r>
      <w:r w:rsidR="00C343E6" w:rsidRPr="00493A10">
        <w:rPr>
          <w:rFonts w:eastAsia="SimSun" w:hint="eastAsia"/>
          <w:lang w:eastAsia="zh-CN"/>
        </w:rPr>
        <w:instrText>REF _Ref384087775 \r</w:instrText>
      </w:r>
      <w:r w:rsidR="00C343E6" w:rsidRPr="00493A10">
        <w:rPr>
          <w:rFonts w:eastAsia="SimSun"/>
          <w:lang w:eastAsia="zh-CN"/>
        </w:rPr>
        <w:instrText xml:space="preserve"> </w:instrText>
      </w:r>
      <w:r w:rsidR="00C343E6" w:rsidRPr="00493A10">
        <w:rPr>
          <w:rFonts w:eastAsia="SimSun"/>
          <w:lang w:eastAsia="zh-CN"/>
        </w:rPr>
        <w:fldChar w:fldCharType="separate"/>
      </w:r>
      <w:ins w:id="883" w:author="Avinash" w:date="2014-04-05T10:13:00Z">
        <w:r w:rsidR="008419BC">
          <w:rPr>
            <w:rFonts w:eastAsia="SimSun"/>
            <w:lang w:eastAsia="zh-CN"/>
          </w:rPr>
          <w:t>Fig. 3</w:t>
        </w:r>
      </w:ins>
      <w:del w:id="884" w:author="Avinash" w:date="2014-04-05T10:13:00Z">
        <w:r w:rsidR="00C343E6" w:rsidRPr="00493A10" w:rsidDel="008419BC">
          <w:rPr>
            <w:rFonts w:eastAsia="SimSun"/>
            <w:lang w:eastAsia="zh-CN"/>
          </w:rPr>
          <w:delText>Fig. 4</w:delText>
        </w:r>
      </w:del>
      <w:r w:rsidR="00C343E6" w:rsidRPr="00493A10">
        <w:rPr>
          <w:rFonts w:eastAsia="SimSun"/>
          <w:lang w:eastAsia="zh-CN"/>
        </w:rPr>
        <w:fldChar w:fldCharType="end"/>
      </w:r>
      <w:r w:rsidR="00ED451E" w:rsidRPr="00ED451E">
        <w:rPr>
          <w:rFonts w:eastAsia="SimSun" w:hint="eastAsia"/>
          <w:lang w:eastAsia="zh-CN"/>
        </w:rPr>
        <w:t xml:space="preserve">. </w:t>
      </w:r>
      <w:r w:rsidR="007674CA">
        <w:rPr>
          <w:rFonts w:eastAsia="SimSun"/>
          <w:lang w:eastAsia="zh-CN"/>
        </w:rPr>
        <w:t>A</w:t>
      </w:r>
      <w:r w:rsidR="007674CA">
        <w:rPr>
          <w:rFonts w:eastAsia="SimSun" w:hint="eastAsia"/>
          <w:lang w:eastAsia="zh-CN"/>
        </w:rPr>
        <w:t>ll the input and output events</w:t>
      </w:r>
      <w:r w:rsidR="007674CA" w:rsidRPr="00845E72">
        <w:rPr>
          <w:rFonts w:eastAsia="SimSun"/>
          <w:lang w:eastAsia="zh-CN"/>
        </w:rPr>
        <w:t xml:space="preserve"> </w:t>
      </w:r>
      <w:r w:rsidR="007674CA">
        <w:rPr>
          <w:rFonts w:eastAsia="SimSun" w:hint="eastAsia"/>
          <w:lang w:eastAsia="zh-CN"/>
        </w:rPr>
        <w:t xml:space="preserve">are </w:t>
      </w:r>
      <w:r w:rsidR="00250A89">
        <w:rPr>
          <w:rFonts w:eastAsia="SimSun" w:hint="eastAsia"/>
          <w:lang w:eastAsia="zh-CN"/>
        </w:rPr>
        <w:t>shown</w:t>
      </w:r>
      <w:r w:rsidR="007674CA">
        <w:rPr>
          <w:rFonts w:eastAsia="SimSun" w:hint="eastAsia"/>
          <w:lang w:eastAsia="zh-CN"/>
        </w:rPr>
        <w:t xml:space="preserve"> during the execution </w:t>
      </w:r>
      <w:r w:rsidR="00747091">
        <w:rPr>
          <w:rFonts w:eastAsia="SimSun" w:hint="eastAsia"/>
          <w:lang w:eastAsia="zh-CN"/>
        </w:rPr>
        <w:t xml:space="preserve">time </w:t>
      </w:r>
      <w:r w:rsidR="008A7DAB">
        <w:rPr>
          <w:rFonts w:eastAsia="SimSun" w:hint="eastAsia"/>
          <w:lang w:eastAsia="zh-CN"/>
        </w:rPr>
        <w:t xml:space="preserve">of </w:t>
      </w:r>
      <w:r w:rsidR="00662A95">
        <w:rPr>
          <w:rFonts w:eastAsia="SimSun" w:hint="eastAsia"/>
          <w:lang w:eastAsia="zh-CN"/>
        </w:rPr>
        <w:t xml:space="preserve">eight consecutive logic ticks </w:t>
      </w:r>
      <w:r w:rsidR="002817F4">
        <w:rPr>
          <w:rFonts w:eastAsia="SimSun" w:hint="eastAsia"/>
          <w:lang w:eastAsia="zh-CN"/>
        </w:rPr>
        <w:t>start</w:t>
      </w:r>
      <w:r w:rsidR="008A7DAB">
        <w:rPr>
          <w:rFonts w:eastAsia="SimSun" w:hint="eastAsia"/>
          <w:lang w:eastAsia="zh-CN"/>
        </w:rPr>
        <w:t>ing</w:t>
      </w:r>
      <w:r w:rsidR="002817F4">
        <w:rPr>
          <w:rFonts w:eastAsia="SimSun" w:hint="eastAsia"/>
          <w:lang w:eastAsia="zh-CN"/>
        </w:rPr>
        <w:t xml:space="preserve"> from a random</w:t>
      </w:r>
      <w:r w:rsidR="008A7DAB">
        <w:rPr>
          <w:rFonts w:eastAsia="SimSun" w:hint="eastAsia"/>
          <w:lang w:eastAsia="zh-CN"/>
        </w:rPr>
        <w:t xml:space="preserve"> time (</w:t>
      </w:r>
      <w:r w:rsidR="002817F4">
        <w:rPr>
          <w:rFonts w:eastAsia="SimSun" w:hint="eastAsia"/>
          <w:lang w:eastAsia="zh-CN"/>
        </w:rPr>
        <w:t>tick N</w:t>
      </w:r>
      <w:r w:rsidR="00250A89">
        <w:rPr>
          <w:rFonts w:eastAsia="SimSun" w:hint="eastAsia"/>
          <w:lang w:eastAsia="zh-CN"/>
        </w:rPr>
        <w:t>)</w:t>
      </w:r>
      <w:r w:rsidR="00E72A7D">
        <w:rPr>
          <w:rFonts w:eastAsia="SimSun" w:hint="eastAsia"/>
          <w:lang w:eastAsia="zh-CN"/>
        </w:rPr>
        <w:t>.</w:t>
      </w:r>
      <w:r w:rsidR="00F56C28">
        <w:rPr>
          <w:rFonts w:eastAsia="SimSun" w:hint="eastAsia"/>
          <w:lang w:eastAsia="zh-CN"/>
        </w:rPr>
        <w:t xml:space="preserve"> The </w:t>
      </w:r>
      <w:r w:rsidR="0058061D">
        <w:rPr>
          <w:rFonts w:eastAsia="SimSun" w:hint="eastAsia"/>
          <w:lang w:eastAsia="zh-CN"/>
        </w:rPr>
        <w:t>ITEM_</w:t>
      </w:r>
      <w:r w:rsidR="00747091">
        <w:rPr>
          <w:rFonts w:eastAsia="SimSun" w:hint="eastAsia"/>
          <w:lang w:eastAsia="zh-CN"/>
        </w:rPr>
        <w:t xml:space="preserve"> </w:t>
      </w:r>
      <w:r w:rsidR="0058061D">
        <w:rPr>
          <w:rFonts w:eastAsia="SimSun" w:hint="eastAsia"/>
          <w:lang w:eastAsia="zh-CN"/>
        </w:rPr>
        <w:t>READYTOPICK</w:t>
      </w:r>
      <w:r w:rsidR="008D1797">
        <w:rPr>
          <w:rFonts w:eastAsia="SimSun" w:hint="eastAsia"/>
          <w:lang w:eastAsia="zh-CN"/>
        </w:rPr>
        <w:t xml:space="preserve"> signal captured at tick N+1 </w:t>
      </w:r>
      <w:r w:rsidR="0094092A">
        <w:rPr>
          <w:rFonts w:eastAsia="SimSun" w:hint="eastAsia"/>
          <w:lang w:eastAsia="zh-CN"/>
        </w:rPr>
        <w:t>indicate that</w:t>
      </w:r>
      <w:r w:rsidR="008D1797">
        <w:rPr>
          <w:rFonts w:eastAsia="SimSun" w:hint="eastAsia"/>
          <w:lang w:eastAsia="zh-CN"/>
        </w:rPr>
        <w:t xml:space="preserve"> </w:t>
      </w:r>
      <w:r w:rsidR="00D53C45">
        <w:rPr>
          <w:rFonts w:eastAsia="SimSun" w:hint="eastAsia"/>
          <w:lang w:eastAsia="zh-CN"/>
        </w:rPr>
        <w:t xml:space="preserve">a fruit item is </w:t>
      </w:r>
      <w:r w:rsidR="0094092A">
        <w:rPr>
          <w:rFonts w:eastAsia="SimSun" w:hint="eastAsia"/>
          <w:lang w:eastAsia="zh-CN"/>
        </w:rPr>
        <w:t>ready</w:t>
      </w:r>
      <w:r w:rsidR="00D53C45">
        <w:rPr>
          <w:rFonts w:eastAsia="SimSun" w:hint="eastAsia"/>
          <w:lang w:eastAsia="zh-CN"/>
        </w:rPr>
        <w:t xml:space="preserve"> to be </w:t>
      </w:r>
      <w:r w:rsidR="008A6773">
        <w:rPr>
          <w:rFonts w:eastAsia="SimSun" w:hint="eastAsia"/>
          <w:lang w:eastAsia="zh-CN"/>
        </w:rPr>
        <w:t>sorted, and this signal is present for every tick until the item is picked away from the conveyor</w:t>
      </w:r>
      <w:r w:rsidR="00B027F6">
        <w:rPr>
          <w:rFonts w:eastAsia="SimSun" w:hint="eastAsia"/>
          <w:lang w:eastAsia="zh-CN"/>
        </w:rPr>
        <w:t>. The image of th</w:t>
      </w:r>
      <w:r w:rsidR="006400D2">
        <w:rPr>
          <w:rFonts w:eastAsia="SimSun" w:hint="eastAsia"/>
          <w:lang w:eastAsia="zh-CN"/>
        </w:rPr>
        <w:t xml:space="preserve">e fruit is taken </w:t>
      </w:r>
      <w:r w:rsidR="00EB20A2">
        <w:rPr>
          <w:rFonts w:eastAsia="SimSun" w:hint="eastAsia"/>
          <w:lang w:eastAsia="zh-CN"/>
        </w:rPr>
        <w:t>upon the presence of ITEM_READYTOPICK signal</w:t>
      </w:r>
      <w:r w:rsidR="008E6125">
        <w:rPr>
          <w:rFonts w:eastAsia="SimSun" w:hint="eastAsia"/>
          <w:lang w:eastAsia="zh-CN"/>
        </w:rPr>
        <w:t>,</w:t>
      </w:r>
      <w:r w:rsidR="006400D2">
        <w:rPr>
          <w:rFonts w:eastAsia="SimSun" w:hint="eastAsia"/>
          <w:lang w:eastAsia="zh-CN"/>
        </w:rPr>
        <w:t xml:space="preserve"> followed by</w:t>
      </w:r>
      <w:r w:rsidR="008E6125">
        <w:rPr>
          <w:rFonts w:eastAsia="SimSun" w:hint="eastAsia"/>
          <w:lang w:eastAsia="zh-CN"/>
        </w:rPr>
        <w:t xml:space="preserve"> the start of</w:t>
      </w:r>
      <w:r w:rsidR="006400D2">
        <w:rPr>
          <w:rFonts w:eastAsia="SimSun" w:hint="eastAsia"/>
          <w:lang w:eastAsia="zh-CN"/>
        </w:rPr>
        <w:t xml:space="preserve"> image recognition procedure. </w:t>
      </w:r>
      <w:r w:rsidR="0051569F">
        <w:rPr>
          <w:rFonts w:eastAsia="SimSun" w:hint="eastAsia"/>
          <w:lang w:eastAsia="zh-CN"/>
        </w:rPr>
        <w:t>The STOP_LOADER and STOP_</w:t>
      </w:r>
      <w:r w:rsidR="00592CDA">
        <w:rPr>
          <w:rFonts w:eastAsia="SimSun" w:hint="eastAsia"/>
          <w:lang w:eastAsia="zh-CN"/>
        </w:rPr>
        <w:t xml:space="preserve"> </w:t>
      </w:r>
      <w:r w:rsidR="0051569F">
        <w:rPr>
          <w:rFonts w:eastAsia="SimSun" w:hint="eastAsia"/>
          <w:lang w:eastAsia="zh-CN"/>
        </w:rPr>
        <w:t xml:space="preserve">CONVEYOR signal is emitted to the environment </w:t>
      </w:r>
      <w:r w:rsidR="00363F2F">
        <w:rPr>
          <w:rFonts w:eastAsia="SimSun" w:hint="eastAsia"/>
          <w:lang w:eastAsia="zh-CN"/>
        </w:rPr>
        <w:t xml:space="preserve">from Tick N+2 to N+7 </w:t>
      </w:r>
      <w:r w:rsidR="0051569F">
        <w:rPr>
          <w:rFonts w:eastAsia="SimSun" w:hint="eastAsia"/>
          <w:lang w:eastAsia="zh-CN"/>
        </w:rPr>
        <w:t xml:space="preserve">because the maximum </w:t>
      </w:r>
      <w:r w:rsidR="00442B74">
        <w:rPr>
          <w:rFonts w:eastAsia="SimSun" w:hint="eastAsia"/>
          <w:lang w:eastAsia="zh-CN"/>
        </w:rPr>
        <w:t>loads capacity of the conveyor is</w:t>
      </w:r>
      <w:r w:rsidR="00363F2F">
        <w:rPr>
          <w:rFonts w:eastAsia="SimSun" w:hint="eastAsia"/>
          <w:lang w:eastAsia="zh-CN"/>
        </w:rPr>
        <w:t xml:space="preserve"> reached and the </w:t>
      </w:r>
      <w:r w:rsidR="00D510C9">
        <w:rPr>
          <w:rFonts w:eastAsia="SimSun" w:hint="eastAsia"/>
          <w:lang w:eastAsia="zh-CN"/>
        </w:rPr>
        <w:t xml:space="preserve">sorting of the </w:t>
      </w:r>
      <w:r w:rsidR="00363F2F">
        <w:rPr>
          <w:rFonts w:eastAsia="SimSun" w:hint="eastAsia"/>
          <w:lang w:eastAsia="zh-CN"/>
        </w:rPr>
        <w:t xml:space="preserve">fruit item </w:t>
      </w:r>
      <w:r w:rsidR="00D510C9">
        <w:rPr>
          <w:rFonts w:eastAsia="SimSun" w:hint="eastAsia"/>
          <w:lang w:eastAsia="zh-CN"/>
        </w:rPr>
        <w:t xml:space="preserve">is </w:t>
      </w:r>
      <w:r w:rsidR="00281EC3">
        <w:rPr>
          <w:rFonts w:eastAsia="SimSun" w:hint="eastAsia"/>
          <w:lang w:eastAsia="zh-CN"/>
        </w:rPr>
        <w:t>in progress during those ticks.</w:t>
      </w:r>
      <w:r w:rsidR="0051569F">
        <w:rPr>
          <w:rFonts w:eastAsia="SimSun" w:hint="eastAsia"/>
          <w:lang w:eastAsia="zh-CN"/>
        </w:rPr>
        <w:t xml:space="preserve"> </w:t>
      </w:r>
      <w:r w:rsidR="006400D2">
        <w:rPr>
          <w:rFonts w:eastAsia="SimSun" w:hint="eastAsia"/>
          <w:lang w:eastAsia="zh-CN"/>
        </w:rPr>
        <w:t xml:space="preserve">The </w:t>
      </w:r>
      <w:r w:rsidR="00A12196">
        <w:rPr>
          <w:rFonts w:eastAsia="SimSun" w:hint="eastAsia"/>
          <w:lang w:eastAsia="zh-CN"/>
        </w:rPr>
        <w:t>signal</w:t>
      </w:r>
      <w:r w:rsidR="006400D2">
        <w:rPr>
          <w:rFonts w:eastAsia="SimSun" w:hint="eastAsia"/>
          <w:lang w:eastAsia="zh-CN"/>
        </w:rPr>
        <w:t xml:space="preserve"> of item type is generated </w:t>
      </w:r>
      <w:r w:rsidR="00507D67">
        <w:rPr>
          <w:rFonts w:eastAsia="SimSun" w:hint="eastAsia"/>
          <w:lang w:eastAsia="zh-CN"/>
        </w:rPr>
        <w:t xml:space="preserve">then </w:t>
      </w:r>
      <w:r w:rsidR="00C6196C">
        <w:rPr>
          <w:rFonts w:eastAsia="SimSun" w:hint="eastAsia"/>
          <w:lang w:eastAsia="zh-CN"/>
        </w:rPr>
        <w:t xml:space="preserve">and sent to ArmController CD </w:t>
      </w:r>
      <w:r w:rsidR="00507D67">
        <w:rPr>
          <w:rFonts w:eastAsia="SimSun" w:hint="eastAsia"/>
          <w:lang w:eastAsia="zh-CN"/>
        </w:rPr>
        <w:t xml:space="preserve">through output channel ITEM_TYPE at tick N+4. </w:t>
      </w:r>
      <w:r w:rsidR="00371451">
        <w:rPr>
          <w:rFonts w:eastAsia="SimSun" w:hint="eastAsia"/>
          <w:lang w:eastAsia="zh-CN"/>
        </w:rPr>
        <w:t>The input</w:t>
      </w:r>
      <w:r w:rsidR="00A12196">
        <w:rPr>
          <w:rFonts w:eastAsia="SimSun" w:hint="eastAsia"/>
          <w:lang w:eastAsia="zh-CN"/>
        </w:rPr>
        <w:t xml:space="preserve"> signal captured from ITEM_PICKED channel </w:t>
      </w:r>
      <w:r w:rsidR="00950338">
        <w:rPr>
          <w:rFonts w:eastAsia="SimSun" w:hint="eastAsia"/>
          <w:lang w:eastAsia="zh-CN"/>
        </w:rPr>
        <w:t>means that the item has been picked by the Arm and sorted properly. Hence the</w:t>
      </w:r>
      <w:r w:rsidR="005640A1">
        <w:rPr>
          <w:rFonts w:eastAsia="SimSun" w:hint="eastAsia"/>
          <w:lang w:eastAsia="zh-CN"/>
        </w:rPr>
        <w:t xml:space="preserve"> STOP_LOADING and STOP_CONVEYOR signals are cleared and MOVE_CONVEYOR signal become available at tick N+8.</w:t>
      </w:r>
    </w:p>
    <w:p w:rsidR="009444D2" w:rsidRDefault="00C85DED" w:rsidP="00301AF7">
      <w:pPr>
        <w:pStyle w:val="BodyText"/>
        <w:tabs>
          <w:tab w:val="clear" w:pos="288"/>
        </w:tabs>
        <w:ind w:firstLine="0"/>
        <w:jc w:val="center"/>
        <w:rPr>
          <w:ins w:id="885" w:author="ben" w:date="2014-04-06T09:43:00Z"/>
          <w:rFonts w:eastAsiaTheme="minorEastAsia"/>
          <w:lang w:eastAsia="zh-CN"/>
        </w:rPr>
      </w:pPr>
      <w:del w:id="886" w:author="Zhenmin Li" w:date="2014-04-05T17:33:00Z">
        <w:r w:rsidDel="00777136">
          <w:object w:dxaOrig="7010" w:dyaOrig="3372">
            <v:shape id="_x0000_i1029" type="#_x0000_t75" style="width:251.05pt;height:120.85pt" o:ole="">
              <v:imagedata r:id="rId15" o:title=""/>
            </v:shape>
            <o:OLEObject Type="Embed" ProgID="Visio.Drawing.11" ShapeID="_x0000_i1029" DrawAspect="Content" ObjectID="_1492861086" r:id="rId16"/>
          </w:object>
        </w:r>
      </w:del>
      <w:ins w:id="887" w:author="Zhenmin Li" w:date="2014-04-05T17:33:00Z">
        <w:r w:rsidR="00777136" w:rsidRPr="00777136">
          <w:t xml:space="preserve"> </w:t>
        </w:r>
      </w:ins>
      <w:ins w:id="888" w:author="Zhenmin Li" w:date="2014-04-05T17:33:00Z">
        <w:del w:id="889" w:author="ben" w:date="2014-04-06T09:43:00Z">
          <w:r w:rsidR="00777136" w:rsidDel="00EC7DF5">
            <w:object w:dxaOrig="7525" w:dyaOrig="4875">
              <v:shape id="_x0000_i1030" type="#_x0000_t75" style="width:252.95pt;height:162.15pt" o:ole="">
                <v:imagedata r:id="rId17" o:title=""/>
              </v:shape>
              <o:OLEObject Type="Embed" ProgID="Visio.Drawing.11" ShapeID="_x0000_i1030" DrawAspect="Content" ObjectID="_1492861087" r:id="rId18"/>
            </w:object>
          </w:r>
        </w:del>
      </w:ins>
      <w:ins w:id="890" w:author="ben" w:date="2014-04-06T11:34:00Z">
        <w:r w:rsidR="00E959E8" w:rsidRPr="00E959E8">
          <w:t xml:space="preserve"> </w:t>
        </w:r>
      </w:ins>
      <w:del w:id="891" w:author="ben" w:date="2014-04-06T13:35:00Z">
        <w:r w:rsidR="00E959E8" w:rsidDel="00A552F3">
          <w:fldChar w:fldCharType="begin"/>
        </w:r>
        <w:r w:rsidR="00E959E8" w:rsidDel="00A552F3">
          <w:fldChar w:fldCharType="end"/>
        </w:r>
      </w:del>
      <w:ins w:id="892" w:author="ben" w:date="2014-04-06T13:35:00Z">
        <w:r w:rsidR="00A552F3">
          <w:object w:dxaOrig="7596" w:dyaOrig="2608">
            <v:shape id="_x0000_i1031" type="#_x0000_t75" style="width:252.3pt;height:86.4pt" o:ole="">
              <v:imagedata r:id="rId19" o:title=""/>
            </v:shape>
            <o:OLEObject Type="Embed" ProgID="Visio.Drawing.11" ShapeID="_x0000_i1031" DrawAspect="Content" ObjectID="_1492861088" r:id="rId20"/>
          </w:object>
        </w:r>
      </w:ins>
    </w:p>
    <w:p w:rsidR="001B0316" w:rsidRPr="000122FD" w:rsidRDefault="00386160">
      <w:pPr>
        <w:pStyle w:val="BodyText"/>
        <w:numPr>
          <w:ilvl w:val="5"/>
          <w:numId w:val="28"/>
        </w:numPr>
        <w:tabs>
          <w:tab w:val="clear" w:pos="288"/>
          <w:tab w:val="num" w:pos="284"/>
        </w:tabs>
        <w:jc w:val="center"/>
        <w:rPr>
          <w:ins w:id="893" w:author="ben" w:date="2014-04-06T09:43:00Z"/>
          <w:rFonts w:eastAsia="SimSun"/>
          <w:i/>
          <w:sz w:val="16"/>
          <w:lang w:eastAsia="zh-CN"/>
          <w:rPrChange w:id="894" w:author="ben" w:date="2014-04-06T14:17:00Z">
            <w:rPr>
              <w:ins w:id="895" w:author="ben" w:date="2014-04-06T09:43:00Z"/>
              <w:rFonts w:eastAsiaTheme="minorEastAsia"/>
              <w:lang w:eastAsia="zh-CN"/>
            </w:rPr>
          </w:rPrChange>
        </w:rPr>
        <w:pPrChange w:id="896" w:author="ben" w:date="2014-04-06T14:17:00Z">
          <w:pPr>
            <w:pStyle w:val="BodyText"/>
            <w:tabs>
              <w:tab w:val="clear" w:pos="288"/>
            </w:tabs>
            <w:ind w:firstLine="0"/>
            <w:jc w:val="center"/>
          </w:pPr>
        </w:pPrChange>
      </w:pPr>
      <w:ins w:id="897" w:author="ben" w:date="2014-04-06T14:15:00Z">
        <w:r w:rsidRPr="000122FD">
          <w:rPr>
            <w:rFonts w:eastAsia="SimSun"/>
            <w:i/>
            <w:sz w:val="16"/>
            <w:lang w:eastAsia="zh-CN"/>
            <w:rPrChange w:id="898" w:author="ben" w:date="2014-04-06T14:17:00Z">
              <w:rPr>
                <w:rFonts w:eastAsiaTheme="minorEastAsia"/>
                <w:i/>
                <w:iCs/>
                <w:noProof/>
                <w:spacing w:val="0"/>
                <w:sz w:val="16"/>
                <w:lang w:eastAsia="zh-CN"/>
              </w:rPr>
            </w:rPrChange>
          </w:rPr>
          <w:t>Execution Trace for ItemRecognition CD</w:t>
        </w:r>
      </w:ins>
    </w:p>
    <w:p w:rsidR="001B0316" w:rsidRDefault="00A552F3" w:rsidP="00301AF7">
      <w:pPr>
        <w:pStyle w:val="BodyText"/>
        <w:tabs>
          <w:tab w:val="clear" w:pos="288"/>
        </w:tabs>
        <w:ind w:firstLine="0"/>
        <w:jc w:val="center"/>
        <w:rPr>
          <w:ins w:id="899" w:author="ben" w:date="2014-04-06T13:37:00Z"/>
          <w:rFonts w:eastAsiaTheme="minorEastAsia"/>
          <w:lang w:eastAsia="zh-CN"/>
        </w:rPr>
      </w:pPr>
      <w:ins w:id="900" w:author="ben" w:date="2014-04-06T13:37:00Z">
        <w:r>
          <w:object w:dxaOrig="6830" w:dyaOrig="2610">
            <v:shape id="_x0000_i1032" type="#_x0000_t75" style="width:251.05pt;height:96.4pt" o:ole="">
              <v:imagedata r:id="rId21" o:title=""/>
            </v:shape>
            <o:OLEObject Type="Embed" ProgID="Visio.Drawing.11" ShapeID="_x0000_i1032" DrawAspect="Content" ObjectID="_1492861089" r:id="rId22"/>
          </w:object>
        </w:r>
      </w:ins>
    </w:p>
    <w:p w:rsidR="00A552F3" w:rsidRPr="000122FD" w:rsidRDefault="00386160">
      <w:pPr>
        <w:pStyle w:val="BodyText"/>
        <w:numPr>
          <w:ilvl w:val="5"/>
          <w:numId w:val="28"/>
        </w:numPr>
        <w:tabs>
          <w:tab w:val="clear" w:pos="288"/>
          <w:tab w:val="num" w:pos="284"/>
        </w:tabs>
        <w:jc w:val="center"/>
        <w:rPr>
          <w:rFonts w:eastAsia="SimSun"/>
          <w:i/>
          <w:sz w:val="16"/>
          <w:lang w:eastAsia="zh-CN"/>
          <w:rPrChange w:id="901" w:author="ben" w:date="2014-04-06T14:17:00Z">
            <w:rPr>
              <w:rFonts w:eastAsia="SimSun"/>
              <w:lang w:eastAsia="zh-CN"/>
            </w:rPr>
          </w:rPrChange>
        </w:rPr>
        <w:pPrChange w:id="902" w:author="ben" w:date="2014-04-06T14:17:00Z">
          <w:pPr>
            <w:pStyle w:val="BodyText"/>
            <w:tabs>
              <w:tab w:val="clear" w:pos="288"/>
            </w:tabs>
            <w:ind w:firstLine="0"/>
            <w:jc w:val="center"/>
          </w:pPr>
        </w:pPrChange>
      </w:pPr>
      <w:ins w:id="903" w:author="ben" w:date="2014-04-06T14:15:00Z">
        <w:r w:rsidRPr="000122FD">
          <w:rPr>
            <w:rFonts w:eastAsia="SimSun"/>
            <w:i/>
            <w:sz w:val="16"/>
            <w:lang w:eastAsia="zh-CN"/>
            <w:rPrChange w:id="904" w:author="ben" w:date="2014-04-06T14:17:00Z">
              <w:rPr>
                <w:rFonts w:eastAsiaTheme="minorEastAsia"/>
                <w:i/>
                <w:iCs/>
                <w:noProof/>
                <w:spacing w:val="0"/>
                <w:sz w:val="16"/>
                <w:lang w:eastAsia="zh-CN"/>
              </w:rPr>
            </w:rPrChange>
          </w:rPr>
          <w:t>Exectution Trace for ArmC</w:t>
        </w:r>
      </w:ins>
      <w:ins w:id="905" w:author="ben" w:date="2014-04-06T14:16:00Z">
        <w:r w:rsidRPr="000122FD">
          <w:rPr>
            <w:rFonts w:eastAsia="SimSun"/>
            <w:i/>
            <w:sz w:val="16"/>
            <w:lang w:eastAsia="zh-CN"/>
            <w:rPrChange w:id="906" w:author="ben" w:date="2014-04-06T14:17:00Z">
              <w:rPr>
                <w:rFonts w:eastAsiaTheme="minorEastAsia"/>
                <w:i/>
                <w:iCs/>
                <w:noProof/>
                <w:spacing w:val="0"/>
                <w:sz w:val="16"/>
                <w:lang w:eastAsia="zh-CN"/>
              </w:rPr>
            </w:rPrChange>
          </w:rPr>
          <w:t>o</w:t>
        </w:r>
      </w:ins>
      <w:ins w:id="907" w:author="ben" w:date="2014-04-06T14:15:00Z">
        <w:r w:rsidRPr="000122FD">
          <w:rPr>
            <w:rFonts w:eastAsia="SimSun"/>
            <w:i/>
            <w:sz w:val="16"/>
            <w:lang w:eastAsia="zh-CN"/>
            <w:rPrChange w:id="908" w:author="ben" w:date="2014-04-06T14:17:00Z">
              <w:rPr>
                <w:rFonts w:eastAsiaTheme="minorEastAsia"/>
                <w:i/>
                <w:iCs/>
                <w:noProof/>
                <w:spacing w:val="0"/>
                <w:sz w:val="16"/>
                <w:lang w:eastAsia="zh-CN"/>
              </w:rPr>
            </w:rPrChange>
          </w:rPr>
          <w:t>ntroller CD</w:t>
        </w:r>
      </w:ins>
    </w:p>
    <w:p w:rsidR="00301AF7" w:rsidRDefault="00301AF7" w:rsidP="00301AF7">
      <w:pPr>
        <w:pStyle w:val="figurecaption"/>
        <w:jc w:val="center"/>
        <w:rPr>
          <w:lang w:eastAsia="zh-CN"/>
        </w:rPr>
      </w:pPr>
      <w:bookmarkStart w:id="909" w:name="_Ref384087775"/>
      <w:r>
        <w:rPr>
          <w:rFonts w:hint="eastAsia"/>
          <w:lang w:eastAsia="zh-CN"/>
        </w:rPr>
        <w:t>A</w:t>
      </w:r>
      <w:r w:rsidRPr="00301AF7">
        <w:rPr>
          <w:lang w:eastAsia="zh-CN"/>
        </w:rPr>
        <w:t xml:space="preserve"> </w:t>
      </w:r>
      <w:r>
        <w:rPr>
          <w:rFonts w:hint="eastAsia"/>
          <w:lang w:eastAsia="zh-CN"/>
        </w:rPr>
        <w:t>S</w:t>
      </w:r>
      <w:r w:rsidRPr="00301AF7">
        <w:rPr>
          <w:lang w:eastAsia="zh-CN"/>
        </w:rPr>
        <w:t xml:space="preserve">egment of </w:t>
      </w:r>
      <w:r>
        <w:rPr>
          <w:rFonts w:hint="eastAsia"/>
          <w:lang w:eastAsia="zh-CN"/>
        </w:rPr>
        <w:t>E</w:t>
      </w:r>
      <w:r>
        <w:rPr>
          <w:lang w:eastAsia="zh-CN"/>
        </w:rPr>
        <w:t xml:space="preserve">xecution </w:t>
      </w:r>
      <w:r>
        <w:rPr>
          <w:rFonts w:hint="eastAsia"/>
          <w:lang w:eastAsia="zh-CN"/>
        </w:rPr>
        <w:t>T</w:t>
      </w:r>
      <w:r w:rsidRPr="00301AF7">
        <w:rPr>
          <w:lang w:eastAsia="zh-CN"/>
        </w:rPr>
        <w:t xml:space="preserve">race for </w:t>
      </w:r>
      <w:del w:id="910" w:author="ben" w:date="2014-04-06T14:20:00Z">
        <w:r w:rsidRPr="00301AF7" w:rsidDel="000122FD">
          <w:rPr>
            <w:lang w:eastAsia="zh-CN"/>
          </w:rPr>
          <w:delText>ConveyorController CD</w:delText>
        </w:r>
      </w:del>
      <w:bookmarkEnd w:id="909"/>
      <w:ins w:id="911" w:author="ben" w:date="2014-04-06T14:20:00Z">
        <w:r w:rsidR="000122FD">
          <w:rPr>
            <w:rFonts w:hint="eastAsia"/>
            <w:lang w:eastAsia="zh-CN"/>
          </w:rPr>
          <w:t>Fruit Sorter Example</w:t>
        </w:r>
      </w:ins>
    </w:p>
    <w:p w:rsidR="00844B63" w:rsidRPr="00D17F56" w:rsidRDefault="00844B63" w:rsidP="00844B63">
      <w:pPr>
        <w:pStyle w:val="BodyText"/>
        <w:rPr>
          <w:rFonts w:eastAsia="SimSun"/>
          <w:lang w:eastAsia="zh-CN"/>
        </w:rPr>
      </w:pPr>
      <w:bookmarkStart w:id="912" w:name="_Ref384088103"/>
      <w:moveToRangeStart w:id="913" w:author="Avinash" w:date="2014-04-05T12:05:00Z" w:name="move384462856"/>
      <w:moveTo w:id="914" w:author="Avinash" w:date="2014-04-05T12:05:00Z">
        <w:r w:rsidRPr="0064104C">
          <w:rPr>
            <w:rFonts w:eastAsia="SimSun"/>
            <w:lang w:eastAsia="zh-CN"/>
          </w:rPr>
          <w:t xml:space="preserve">Due to the underlying GALS MoC, </w:t>
        </w:r>
        <w:r>
          <w:rPr>
            <w:rFonts w:eastAsia="SimSun" w:hint="eastAsia"/>
            <w:lang w:eastAsia="zh-CN"/>
          </w:rPr>
          <w:t>SystemJ</w:t>
        </w:r>
        <w:r w:rsidRPr="00F92227">
          <w:rPr>
            <w:rFonts w:eastAsia="SimSun"/>
            <w:lang w:eastAsia="zh-CN"/>
          </w:rPr>
          <w:t xml:space="preserve"> allows asynchronous coupling of synchronous reactions</w:t>
        </w:r>
        <w:r>
          <w:rPr>
            <w:rFonts w:eastAsia="SimSun" w:hint="eastAsia"/>
            <w:lang w:eastAsia="zh-CN"/>
          </w:rPr>
          <w:t xml:space="preserve">, thus each SystemJ program is essentially a GALS system. </w:t>
        </w:r>
        <w:r w:rsidRPr="00F92227">
          <w:rPr>
            <w:rFonts w:eastAsia="SimSun"/>
            <w:lang w:eastAsia="zh-CN"/>
          </w:rPr>
          <w:t xml:space="preserve">Since </w:t>
        </w:r>
        <w:r>
          <w:rPr>
            <w:rFonts w:eastAsia="SimSun" w:hint="eastAsia"/>
            <w:lang w:eastAsia="zh-CN"/>
          </w:rPr>
          <w:t>each</w:t>
        </w:r>
        <w:r w:rsidRPr="00F92227">
          <w:rPr>
            <w:rFonts w:eastAsia="SimSun"/>
            <w:lang w:eastAsia="zh-CN"/>
          </w:rPr>
          <w:t xml:space="preserve"> clock domain in a </w:t>
        </w:r>
        <w:r>
          <w:rPr>
            <w:rFonts w:eastAsia="SimSun" w:hint="eastAsia"/>
            <w:lang w:eastAsia="zh-CN"/>
          </w:rPr>
          <w:t>GALS system is</w:t>
        </w:r>
        <w:r>
          <w:rPr>
            <w:rFonts w:eastAsia="SimSun"/>
            <w:lang w:eastAsia="zh-CN"/>
          </w:rPr>
          <w:t xml:space="preserve"> locally synchronous</w:t>
        </w:r>
        <w:r>
          <w:rPr>
            <w:rFonts w:eastAsia="SimSun" w:hint="eastAsia"/>
            <w:lang w:eastAsia="zh-CN"/>
          </w:rPr>
          <w:t>, various</w:t>
        </w:r>
        <w:r w:rsidRPr="00F92227">
          <w:rPr>
            <w:rFonts w:eastAsia="SimSun"/>
            <w:lang w:eastAsia="zh-CN"/>
          </w:rPr>
          <w:t xml:space="preserve"> WCRT </w:t>
        </w:r>
        <w:r>
          <w:rPr>
            <w:rFonts w:eastAsia="SimSun" w:hint="eastAsia"/>
            <w:lang w:eastAsia="zh-CN"/>
          </w:rPr>
          <w:t xml:space="preserve">analysis </w:t>
        </w:r>
        <w:r w:rsidRPr="00F92227">
          <w:rPr>
            <w:rFonts w:eastAsia="SimSun"/>
            <w:lang w:eastAsia="zh-CN"/>
          </w:rPr>
          <w:t>techniques for synchronous programs can be applied</w:t>
        </w:r>
        <w:r>
          <w:rPr>
            <w:rFonts w:eastAsia="SimSun" w:hint="eastAsia"/>
            <w:lang w:eastAsia="zh-CN"/>
          </w:rPr>
          <w:t xml:space="preserve"> for each clock domain</w:t>
        </w:r>
        <w:r w:rsidRPr="00F92227">
          <w:rPr>
            <w:rFonts w:eastAsia="SimSun"/>
            <w:lang w:eastAsia="zh-CN"/>
          </w:rPr>
          <w:t>.</w:t>
        </w:r>
        <w:r>
          <w:rPr>
            <w:rFonts w:eastAsia="SimSun" w:hint="eastAsia"/>
            <w:lang w:eastAsia="zh-CN"/>
          </w:rPr>
          <w:t xml:space="preserve"> Plenty of research has been done in this </w:t>
        </w:r>
        <w:r>
          <w:rPr>
            <w:rFonts w:eastAsia="SimSun"/>
            <w:lang w:eastAsia="zh-CN"/>
          </w:rPr>
          <w:t>area</w:t>
        </w:r>
        <w:r>
          <w:rPr>
            <w:rFonts w:eastAsia="SimSun" w:hint="eastAsia"/>
            <w:lang w:eastAsia="zh-CN"/>
          </w:rPr>
          <w:t>.</w:t>
        </w:r>
        <w:r>
          <w:rPr>
            <w:rFonts w:eastAsia="SimSun"/>
            <w:lang w:eastAsia="zh-CN"/>
          </w:rPr>
          <w:t xml:space="preserve"> However, in </w:t>
        </w:r>
        <w:r>
          <w:rPr>
            <w:rFonts w:eastAsia="SimSun" w:hint="eastAsia"/>
            <w:lang w:eastAsia="zh-CN"/>
          </w:rPr>
          <w:t>the context of</w:t>
        </w:r>
        <w:r w:rsidRPr="00F92227">
          <w:rPr>
            <w:rFonts w:eastAsia="SimSun"/>
            <w:lang w:eastAsia="zh-CN"/>
          </w:rPr>
          <w:t xml:space="preserve"> SystemJ </w:t>
        </w:r>
        <w:r>
          <w:rPr>
            <w:rFonts w:eastAsia="SimSun" w:hint="eastAsia"/>
            <w:lang w:eastAsia="zh-CN"/>
          </w:rPr>
          <w:t>language</w:t>
        </w:r>
        <w:r w:rsidRPr="00F92227">
          <w:rPr>
            <w:rFonts w:eastAsia="SimSun"/>
            <w:lang w:eastAsia="zh-CN"/>
          </w:rPr>
          <w:t>,</w:t>
        </w:r>
        <w:r>
          <w:rPr>
            <w:rFonts w:eastAsia="SimSun" w:hint="eastAsia"/>
            <w:lang w:eastAsia="zh-CN"/>
          </w:rPr>
          <w:t xml:space="preserve"> nesting of reactions is allowed in a clock domain, and multiple reactions can be spawned during execution of a</w:t>
        </w:r>
        <w:r w:rsidRPr="00F92227">
          <w:rPr>
            <w:rFonts w:eastAsia="SimSun"/>
            <w:lang w:eastAsia="zh-CN"/>
          </w:rPr>
          <w:t xml:space="preserve"> </w:t>
        </w:r>
        <w:r>
          <w:rPr>
            <w:rFonts w:eastAsia="SimSun" w:hint="eastAsia"/>
            <w:lang w:eastAsia="zh-CN"/>
          </w:rPr>
          <w:t xml:space="preserve">reaction. Hence the execution time of each reaction in one logic tick is equal to or less than the real time for executing that tick </w:t>
        </w:r>
        <w:r w:rsidRPr="00F92227">
          <w:rPr>
            <w:rFonts w:eastAsia="SimSun"/>
            <w:lang w:eastAsia="zh-CN"/>
          </w:rPr>
          <w:t>[14, 22]</w:t>
        </w:r>
        <w:r>
          <w:rPr>
            <w:rFonts w:eastAsia="SimSun" w:hint="eastAsia"/>
            <w:lang w:eastAsia="zh-CN"/>
          </w:rPr>
          <w:t xml:space="preserve">. As a result, Worst-Case Tick Time (WCTT) </w:t>
        </w:r>
        <w:r>
          <w:rPr>
            <w:rFonts w:eastAsia="SimSun"/>
            <w:lang w:eastAsia="zh-CN"/>
          </w:rPr>
          <w:t>becomes</w:t>
        </w:r>
        <w:r>
          <w:rPr>
            <w:rFonts w:eastAsia="SimSun" w:hint="eastAsia"/>
            <w:lang w:eastAsia="zh-CN"/>
          </w:rPr>
          <w:t xml:space="preserve"> more precise term instead of WCRT for a single clock domain in GALS system described by SystemJ. </w:t>
        </w:r>
        <w:r w:rsidRPr="004374B7">
          <w:rPr>
            <w:rFonts w:eastAsia="SimSun"/>
            <w:lang w:eastAsia="zh-CN"/>
          </w:rPr>
          <w:t xml:space="preserve">For each clock domain, WCTT determines the minimal inter-arrival times of external </w:t>
        </w:r>
        <w:r w:rsidRPr="004374B7">
          <w:rPr>
            <w:rFonts w:eastAsia="SimSun"/>
            <w:lang w:eastAsia="zh-CN"/>
          </w:rPr>
          <w:lastRenderedPageBreak/>
          <w:t>events and also guarantees that the program will respond to each and every external event within the WCTT. In other words, WCTT defines the maximal rate for the interaction of the corresponding clock domain inside a SystemJ program with the environment.</w:t>
        </w:r>
        <w:r w:rsidRPr="004374B7">
          <w:t xml:space="preserve"> </w:t>
        </w:r>
        <w:r w:rsidRPr="00D17F56">
          <w:rPr>
            <w:rFonts w:eastAsia="SimSun" w:hint="eastAsia"/>
            <w:lang w:eastAsia="zh-CN"/>
          </w:rPr>
          <w:t>We define WCTT as follow,</w:t>
        </w:r>
      </w:moveTo>
    </w:p>
    <w:p w:rsidR="00844B63" w:rsidRDefault="00844B63" w:rsidP="00844B63">
      <w:pPr>
        <w:pStyle w:val="bulletlist"/>
      </w:pPr>
      <w:moveTo w:id="915" w:author="Avinash" w:date="2014-04-05T12:05:00Z">
        <w:r w:rsidRPr="00D17F56">
          <w:rPr>
            <w:rFonts w:eastAsia="SimSun" w:hint="eastAsia"/>
            <w:lang w:eastAsia="zh-CN"/>
          </w:rPr>
          <w:t>Definition: T</w:t>
        </w:r>
        <w:r w:rsidRPr="00D17F56">
          <w:rPr>
            <w:rFonts w:eastAsia="SimSun"/>
            <w:lang w:eastAsia="zh-CN"/>
          </w:rPr>
          <w:t>h</w:t>
        </w:r>
        <w:r w:rsidRPr="00D17F56">
          <w:rPr>
            <w:rFonts w:eastAsia="SimSun" w:hint="eastAsia"/>
            <w:lang w:eastAsia="zh-CN"/>
          </w:rPr>
          <w:t>e WCTT value of a clock-domain of a GALS system is equal to the maximum execution time from the beginning to the end of every tick over all possible execution paths of that tick.</w:t>
        </w:r>
      </w:moveTo>
    </w:p>
    <w:p w:rsidR="00844B63" w:rsidRDefault="00844B63" w:rsidP="00844B63">
      <w:pPr>
        <w:pStyle w:val="BodyText"/>
        <w:tabs>
          <w:tab w:val="clear" w:pos="288"/>
        </w:tabs>
        <w:ind w:firstLine="0"/>
        <w:rPr>
          <w:ins w:id="916" w:author="Avinash" w:date="2014-04-05T12:06:00Z"/>
          <w:lang w:eastAsia="zh-CN"/>
        </w:rPr>
      </w:pPr>
      <w:moveTo w:id="917" w:author="Avinash" w:date="2014-04-05T12:05:00Z">
        <w:r>
          <w:rPr>
            <w:rFonts w:eastAsia="SimSun" w:hint="eastAsia"/>
            <w:lang w:eastAsia="zh-CN"/>
          </w:rPr>
          <w:t xml:space="preserve">For a GALS system consisting of multiple clock-domains, the overall Worst-Case Reaction Time is determined by the WCTT of every clock-domain combining with the </w:t>
        </w:r>
        <w:r>
          <w:rPr>
            <w:rFonts w:eastAsia="SimSun"/>
            <w:lang w:eastAsia="zh-CN"/>
          </w:rPr>
          <w:t>scheduling</w:t>
        </w:r>
        <w:r>
          <w:rPr>
            <w:rFonts w:eastAsia="SimSun" w:hint="eastAsia"/>
            <w:lang w:eastAsia="zh-CN"/>
          </w:rPr>
          <w:t xml:space="preserve"> strategy of these clock-domains. Traditional task </w:t>
        </w:r>
        <w:r>
          <w:rPr>
            <w:rFonts w:eastAsia="SimSun"/>
            <w:lang w:eastAsia="zh-CN"/>
          </w:rPr>
          <w:t>scheduling</w:t>
        </w:r>
        <w:r>
          <w:rPr>
            <w:rFonts w:eastAsia="SimSun" w:hint="eastAsia"/>
            <w:lang w:eastAsia="zh-CN"/>
          </w:rPr>
          <w:t xml:space="preserve"> for distributed hard real-time s</w:t>
        </w:r>
        <w:r>
          <w:rPr>
            <w:rFonts w:eastAsia="SimSun"/>
            <w:lang w:eastAsia="zh-CN"/>
          </w:rPr>
          <w:t>y</w:t>
        </w:r>
        <w:r>
          <w:rPr>
            <w:rFonts w:eastAsia="SimSun" w:hint="eastAsia"/>
            <w:lang w:eastAsia="zh-CN"/>
          </w:rPr>
          <w:t>stem relies on two pivotal factors, the WCET of each task and the communication cost among the tasks.</w:t>
        </w:r>
        <w:r w:rsidRPr="00742932">
          <w:rPr>
            <w:rFonts w:eastAsia="SimSun" w:hint="eastAsia"/>
            <w:lang w:eastAsia="zh-CN"/>
          </w:rPr>
          <w:t xml:space="preserve"> </w:t>
        </w:r>
        <w:r>
          <w:rPr>
            <w:rFonts w:eastAsia="SimSun" w:hint="eastAsia"/>
            <w:lang w:eastAsia="zh-CN"/>
          </w:rPr>
          <w:t xml:space="preserve">However, the WCET of a task may be susceptible to the inter-task </w:t>
        </w:r>
        <w:r>
          <w:rPr>
            <w:rFonts w:eastAsia="SimSun"/>
            <w:lang w:eastAsia="zh-CN"/>
          </w:rPr>
          <w:t>communication</w:t>
        </w:r>
        <w:r>
          <w:rPr>
            <w:rFonts w:eastAsia="SimSun" w:hint="eastAsia"/>
            <w:lang w:eastAsia="zh-CN"/>
          </w:rPr>
          <w:t xml:space="preserve"> depending on the </w:t>
        </w:r>
        <w:r>
          <w:rPr>
            <w:rFonts w:eastAsia="SimSun"/>
            <w:lang w:eastAsia="zh-CN"/>
          </w:rPr>
          <w:t>communication</w:t>
        </w:r>
        <w:r>
          <w:rPr>
            <w:rFonts w:eastAsia="SimSun" w:hint="eastAsia"/>
            <w:lang w:eastAsia="zh-CN"/>
          </w:rPr>
          <w:t xml:space="preserve"> strategy applied. Communication strategies such as shared memory or rendezvous style message passing often requires certain form of locking of resources or blocking of tasks, making WCET analysis of those tasks highly intricate. Analogous to traditional task scheduling, the real-time scheduling for clock-domains of a GALS system is dependent on the WCTT of each clock-domain and inter-clock-domain communication model. In terms of a GALS system, the WCTT of a clock domain containing channels varies depending on how channel communication is implemented. Two possible execution scenarios of ConveyorController CD from the Fruit Sorter example are </w:t>
        </w:r>
        <w:r>
          <w:rPr>
            <w:rFonts w:eastAsia="SimSun"/>
            <w:lang w:eastAsia="zh-CN"/>
          </w:rPr>
          <w:t>shown</w:t>
        </w:r>
        <w:r>
          <w:rPr>
            <w:rFonts w:eastAsia="SimSun" w:hint="eastAsia"/>
            <w:lang w:eastAsia="zh-CN"/>
          </w:rPr>
          <w:t xml:space="preserve"> in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_Ref384087795 \r</w:instrText>
        </w:r>
        <w:r>
          <w:rPr>
            <w:rFonts w:eastAsia="SimSun"/>
            <w:lang w:eastAsia="zh-CN"/>
          </w:rPr>
          <w:instrText xml:space="preserve"> </w:instrText>
        </w:r>
        <w:r>
          <w:rPr>
            <w:rFonts w:eastAsia="SimSun"/>
            <w:lang w:eastAsia="zh-CN"/>
          </w:rPr>
          <w:fldChar w:fldCharType="separate"/>
        </w:r>
        <w:r>
          <w:rPr>
            <w:rFonts w:eastAsia="SimSun"/>
            <w:lang w:eastAsia="zh-CN"/>
          </w:rPr>
          <w:t>Fig. 5</w:t>
        </w:r>
        <w:r>
          <w:rPr>
            <w:rFonts w:eastAsia="SimSun"/>
            <w:lang w:eastAsia="zh-CN"/>
          </w:rPr>
          <w:fldChar w:fldCharType="end"/>
        </w:r>
        <w:r>
          <w:rPr>
            <w:rFonts w:eastAsia="SimSun" w:hint="eastAsia"/>
            <w:lang w:eastAsia="zh-CN"/>
          </w:rPr>
          <w:t xml:space="preserve">. The two scenarios correspond to two different implementations of unidirectional channel communication with CSP style rendezvous. In both scenarios, a channel communication is initiated at logic tick 4 by a </w:t>
        </w:r>
        <w:r w:rsidRPr="00C96BC2">
          <w:rPr>
            <w:rFonts w:ascii="Courier New" w:eastAsia="SimSun" w:hAnsi="Courier New" w:cs="Courier New"/>
            <w:lang w:eastAsia="ko-KR"/>
          </w:rPr>
          <w:t>send</w:t>
        </w:r>
        <w:r>
          <w:rPr>
            <w:rFonts w:eastAsia="SimSun" w:hint="eastAsia"/>
            <w:lang w:eastAsia="zh-CN"/>
          </w:rPr>
          <w:t xml:space="preserve"> statement sending a signal through output channel ITEM_TYPE (I_T). In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_Ref384087795 \r</w:instrText>
        </w:r>
        <w:r>
          <w:rPr>
            <w:rFonts w:eastAsia="SimSun"/>
            <w:lang w:eastAsia="zh-CN"/>
          </w:rPr>
          <w:instrText xml:space="preserve"> </w:instrText>
        </w:r>
        <w:r>
          <w:rPr>
            <w:rFonts w:eastAsia="SimSun"/>
            <w:lang w:eastAsia="zh-CN"/>
          </w:rPr>
          <w:fldChar w:fldCharType="separate"/>
        </w:r>
        <w:r>
          <w:rPr>
            <w:rFonts w:eastAsia="SimSun"/>
            <w:lang w:eastAsia="zh-CN"/>
          </w:rPr>
          <w:t>Fig. 5</w:t>
        </w:r>
        <w:r>
          <w:rPr>
            <w:rFonts w:eastAsia="SimSun"/>
            <w:lang w:eastAsia="zh-CN"/>
          </w:rPr>
          <w:fldChar w:fldCharType="end"/>
        </w:r>
        <w:r>
          <w:rPr>
            <w:rFonts w:eastAsia="SimSun" w:hint="eastAsia"/>
            <w:lang w:eastAsia="zh-CN"/>
          </w:rPr>
          <w:t xml:space="preserve">(a), the clock-domain is completely blocked until the receiving clock-domain is ready to accept this signal. Thus the </w:t>
        </w:r>
        <w:r w:rsidRPr="00C96BC2">
          <w:rPr>
            <w:rFonts w:ascii="Courier New" w:eastAsia="SimSun" w:hAnsi="Courier New" w:cs="Courier New"/>
            <w:lang w:eastAsia="ko-KR"/>
          </w:rPr>
          <w:t>send</w:t>
        </w:r>
        <w:r>
          <w:rPr>
            <w:rFonts w:eastAsia="SimSun" w:hint="eastAsia"/>
            <w:lang w:eastAsia="zh-CN"/>
          </w:rPr>
          <w:t xml:space="preserve"> statement halts the whole clock domain until the arrival of acknowledgement from receiving clock-domain indicating it is ready to receive. In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_Ref384087795 \r</w:instrText>
        </w:r>
        <w:r>
          <w:rPr>
            <w:rFonts w:eastAsia="SimSun"/>
            <w:lang w:eastAsia="zh-CN"/>
          </w:rPr>
          <w:instrText xml:space="preserve"> </w:instrText>
        </w:r>
        <w:r>
          <w:rPr>
            <w:rFonts w:eastAsia="SimSun"/>
            <w:lang w:eastAsia="zh-CN"/>
          </w:rPr>
          <w:fldChar w:fldCharType="separate"/>
        </w:r>
        <w:r>
          <w:rPr>
            <w:rFonts w:eastAsia="SimSun"/>
            <w:lang w:eastAsia="zh-CN"/>
          </w:rPr>
          <w:t>Fig. 5</w:t>
        </w:r>
        <w:r>
          <w:rPr>
            <w:rFonts w:eastAsia="SimSun"/>
            <w:lang w:eastAsia="zh-CN"/>
          </w:rPr>
          <w:fldChar w:fldCharType="end"/>
        </w:r>
        <w:r>
          <w:rPr>
            <w:rFonts w:eastAsia="SimSun" w:hint="eastAsia"/>
            <w:lang w:eastAsia="zh-CN"/>
          </w:rPr>
          <w:t xml:space="preserve">(b), the channel communication does not block the entire clock-domain and </w:t>
        </w:r>
        <w:r w:rsidRPr="00640821">
          <w:rPr>
            <w:rFonts w:eastAsia="SimSun"/>
            <w:lang w:eastAsia="zh-CN"/>
          </w:rPr>
          <w:t>the sibling synchronous parallel reaction</w:t>
        </w:r>
        <w:r>
          <w:rPr>
            <w:rFonts w:eastAsia="SimSun" w:hint="eastAsia"/>
            <w:lang w:eastAsia="zh-CN"/>
          </w:rPr>
          <w:t>s can</w:t>
        </w:r>
        <w:r w:rsidRPr="00640821">
          <w:rPr>
            <w:rFonts w:eastAsia="SimSun"/>
            <w:lang w:eastAsia="zh-CN"/>
          </w:rPr>
          <w:t xml:space="preserve"> proceed further</w:t>
        </w:r>
        <w:r>
          <w:rPr>
            <w:rFonts w:eastAsia="SimSun" w:hint="eastAsia"/>
            <w:lang w:eastAsia="zh-CN"/>
          </w:rPr>
          <w:t xml:space="preserve"> after sending through channel</w:t>
        </w:r>
        <w:r w:rsidRPr="00640821">
          <w:rPr>
            <w:rFonts w:eastAsia="SimSun"/>
            <w:lang w:eastAsia="zh-CN"/>
          </w:rPr>
          <w:t>.</w:t>
        </w:r>
        <w:r>
          <w:rPr>
            <w:rFonts w:eastAsia="SimSun" w:hint="eastAsia"/>
            <w:lang w:eastAsia="zh-CN"/>
          </w:rPr>
          <w:t xml:space="preserve"> Accordingly the clock-domain proceeds with Tick3-6 during the channel </w:t>
        </w:r>
        <w:r>
          <w:rPr>
            <w:rFonts w:eastAsia="SimSun"/>
            <w:lang w:eastAsia="zh-CN"/>
          </w:rPr>
          <w:t>communication</w:t>
        </w:r>
        <w:r>
          <w:rPr>
            <w:rFonts w:eastAsia="SimSun" w:hint="eastAsia"/>
            <w:lang w:eastAsia="zh-CN"/>
          </w:rPr>
          <w:t xml:space="preserve">. These two scenarios result in distinct WCTT. For the range of real execution time from 0 to 64 </w:t>
        </w:r>
        <w:r w:rsidRPr="006F7E16">
          <w:rPr>
            <w:rFonts w:eastAsia="SimSun" w:hint="eastAsia"/>
            <w:i/>
            <w:lang w:eastAsia="zh-CN"/>
          </w:rPr>
          <w:t>ms</w:t>
        </w:r>
        <w:r>
          <w:rPr>
            <w:rFonts w:eastAsia="SimSun" w:hint="eastAsia"/>
            <w:lang w:eastAsia="zh-CN"/>
          </w:rPr>
          <w:t xml:space="preserve">, the observed WCTT is 30 </w:t>
        </w:r>
        <w:proofErr w:type="spellStart"/>
        <w:r w:rsidRPr="006F7E16">
          <w:rPr>
            <w:rFonts w:eastAsia="SimSun" w:hint="eastAsia"/>
            <w:i/>
            <w:lang w:eastAsia="zh-CN"/>
          </w:rPr>
          <w:t>ms</w:t>
        </w:r>
        <w:proofErr w:type="spellEnd"/>
        <w:r>
          <w:rPr>
            <w:rFonts w:eastAsia="SimSun" w:hint="eastAsia"/>
            <w:lang w:eastAsia="zh-CN"/>
          </w:rPr>
          <w:t xml:space="preserve"> in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_Ref384087795 \r</w:instrText>
        </w:r>
        <w:r>
          <w:rPr>
            <w:rFonts w:eastAsia="SimSun"/>
            <w:lang w:eastAsia="zh-CN"/>
          </w:rPr>
          <w:instrText xml:space="preserve"> </w:instrText>
        </w:r>
        <w:r>
          <w:rPr>
            <w:rFonts w:eastAsia="SimSun"/>
            <w:lang w:eastAsia="zh-CN"/>
          </w:rPr>
          <w:fldChar w:fldCharType="separate"/>
        </w:r>
        <w:r>
          <w:rPr>
            <w:rFonts w:eastAsia="SimSun"/>
            <w:lang w:eastAsia="zh-CN"/>
          </w:rPr>
          <w:t>Fig. 5</w:t>
        </w:r>
        <w:r>
          <w:rPr>
            <w:rFonts w:eastAsia="SimSun"/>
            <w:lang w:eastAsia="zh-CN"/>
          </w:rPr>
          <w:fldChar w:fldCharType="end"/>
        </w:r>
        <w:r>
          <w:rPr>
            <w:rFonts w:eastAsia="SimSun" w:hint="eastAsia"/>
            <w:lang w:eastAsia="zh-CN"/>
          </w:rPr>
          <w:t xml:space="preserve">(a) and 12ms in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_Ref384087795 \r</w:instrText>
        </w:r>
        <w:r>
          <w:rPr>
            <w:rFonts w:eastAsia="SimSun"/>
            <w:lang w:eastAsia="zh-CN"/>
          </w:rPr>
          <w:instrText xml:space="preserve"> </w:instrText>
        </w:r>
        <w:r>
          <w:rPr>
            <w:rFonts w:eastAsia="SimSun"/>
            <w:lang w:eastAsia="zh-CN"/>
          </w:rPr>
          <w:fldChar w:fldCharType="separate"/>
        </w:r>
        <w:r>
          <w:rPr>
            <w:rFonts w:eastAsia="SimSun"/>
            <w:lang w:eastAsia="zh-CN"/>
          </w:rPr>
          <w:t>Fig. 5</w:t>
        </w:r>
        <w:r>
          <w:rPr>
            <w:rFonts w:eastAsia="SimSun"/>
            <w:lang w:eastAsia="zh-CN"/>
          </w:rPr>
          <w:fldChar w:fldCharType="end"/>
        </w:r>
        <w:r>
          <w:rPr>
            <w:rFonts w:eastAsia="SimSun" w:hint="eastAsia"/>
            <w:lang w:eastAsia="zh-CN"/>
          </w:rPr>
          <w:t>(b).</w:t>
        </w:r>
      </w:moveTo>
      <w:ins w:id="918" w:author="Avinash" w:date="2014-04-05T12:06:00Z">
        <w:r>
          <w:rPr>
            <w:rFonts w:eastAsia="SimSun"/>
            <w:lang w:eastAsia="zh-CN"/>
          </w:rPr>
          <w:t xml:space="preserve"> </w:t>
        </w:r>
        <w:r>
          <w:rPr>
            <w:rFonts w:hint="eastAsia"/>
            <w:lang w:eastAsia="zh-CN"/>
          </w:rPr>
          <w:t xml:space="preserve">Effects of Channel </w:t>
        </w:r>
        <w:r w:rsidR="00AD004A">
          <w:rPr>
            <w:lang w:eastAsia="zh-CN"/>
          </w:rPr>
          <w:t>Communication</w:t>
        </w:r>
        <w:r>
          <w:rPr>
            <w:rFonts w:hint="eastAsia"/>
            <w:lang w:eastAsia="zh-CN"/>
          </w:rPr>
          <w:t xml:space="preserve"> on WCTT</w:t>
        </w:r>
      </w:ins>
    </w:p>
    <w:p w:rsidR="00844B63" w:rsidRDefault="00844B63" w:rsidP="00844B63">
      <w:pPr>
        <w:pStyle w:val="BodyText"/>
        <w:rPr>
          <w:ins w:id="919" w:author="Avinash" w:date="2014-04-05T12:06:00Z"/>
          <w:rFonts w:eastAsia="SimSun"/>
          <w:lang w:eastAsia="zh-CN"/>
        </w:rPr>
      </w:pPr>
      <w:ins w:id="920" w:author="Avinash" w:date="2014-04-05T12:06:00Z">
        <w:r w:rsidRPr="000E6F17">
          <w:rPr>
            <w:rFonts w:eastAsia="SimSun" w:hint="eastAsia"/>
            <w:lang w:eastAsia="zh-CN"/>
          </w:rPr>
          <w:t xml:space="preserve">SystemJ exploits the same channel </w:t>
        </w:r>
        <w:r w:rsidRPr="000E6F17">
          <w:rPr>
            <w:rFonts w:eastAsia="SimSun"/>
            <w:lang w:eastAsia="zh-CN"/>
          </w:rPr>
          <w:t>communication</w:t>
        </w:r>
        <w:r w:rsidRPr="000E6F17">
          <w:rPr>
            <w:rFonts w:eastAsia="SimSun" w:hint="eastAsia"/>
            <w:lang w:eastAsia="zh-CN"/>
          </w:rPr>
          <w:t xml:space="preserve"> style as </w:t>
        </w:r>
        <w:r w:rsidRPr="000E6F17">
          <w:rPr>
            <w:rFonts w:eastAsia="SimSun"/>
            <w:lang w:eastAsia="zh-CN"/>
          </w:rPr>
          <w:t>shown</w:t>
        </w:r>
        <w:r w:rsidRPr="000E6F17">
          <w:rPr>
            <w:rFonts w:eastAsia="SimSun" w:hint="eastAsia"/>
            <w:lang w:eastAsia="zh-CN"/>
          </w:rPr>
          <w:t xml:space="preserve"> in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_Ref384087795 \r</w:instrText>
        </w:r>
        <w:r>
          <w:rPr>
            <w:rFonts w:eastAsia="SimSun"/>
            <w:lang w:eastAsia="zh-CN"/>
          </w:rPr>
          <w:instrText xml:space="preserve"> </w:instrText>
        </w:r>
        <w:r>
          <w:rPr>
            <w:rFonts w:eastAsia="SimSun"/>
            <w:lang w:eastAsia="zh-CN"/>
          </w:rPr>
          <w:fldChar w:fldCharType="separate"/>
        </w:r>
        <w:r>
          <w:rPr>
            <w:rFonts w:eastAsia="SimSun"/>
            <w:lang w:eastAsia="zh-CN"/>
          </w:rPr>
          <w:t>Fig. 5</w:t>
        </w:r>
        <w:r>
          <w:rPr>
            <w:rFonts w:eastAsia="SimSun"/>
            <w:lang w:eastAsia="zh-CN"/>
          </w:rPr>
          <w:fldChar w:fldCharType="end"/>
        </w:r>
        <w:r w:rsidRPr="000E6F17">
          <w:rPr>
            <w:rFonts w:eastAsia="SimSun" w:hint="eastAsia"/>
            <w:lang w:eastAsia="zh-CN"/>
          </w:rPr>
          <w:t xml:space="preserve">(b), therefore the </w:t>
        </w:r>
        <w:r>
          <w:rPr>
            <w:rFonts w:eastAsia="SimSun" w:hint="eastAsia"/>
            <w:lang w:eastAsia="zh-CN"/>
          </w:rPr>
          <w:t xml:space="preserve">CSP style rendezvous is compartmentalized into separate logic ticks [TODO]. This sound implementation fundamentally enables WCTT analysis of a clock domain to be </w:t>
        </w:r>
        <w:r>
          <w:rPr>
            <w:rFonts w:eastAsia="SimSun"/>
            <w:lang w:eastAsia="zh-CN"/>
          </w:rPr>
          <w:t>independent</w:t>
        </w:r>
        <w:r>
          <w:rPr>
            <w:rFonts w:eastAsia="SimSun" w:hint="eastAsia"/>
            <w:lang w:eastAsia="zh-CN"/>
          </w:rPr>
          <w:t xml:space="preserve"> from inter-clock-domain communications, thus making the WCRT analysis of GALS system tractable.</w:t>
        </w:r>
      </w:ins>
    </w:p>
    <w:p w:rsidR="00844B63" w:rsidRDefault="00844B63" w:rsidP="00844B63">
      <w:pPr>
        <w:pStyle w:val="BodyText"/>
        <w:rPr>
          <w:rFonts w:eastAsia="SimSun"/>
          <w:lang w:eastAsia="zh-CN"/>
        </w:rPr>
      </w:pPr>
    </w:p>
    <w:p w:rsidR="00844B63" w:rsidRDefault="00844B63" w:rsidP="00844B63">
      <w:pPr>
        <w:pStyle w:val="BodyText"/>
        <w:rPr>
          <w:rFonts w:eastAsia="SimSun"/>
          <w:lang w:eastAsia="zh-CN"/>
        </w:rPr>
      </w:pPr>
    </w:p>
    <w:p w:rsidR="00386160" w:rsidRDefault="00844B63" w:rsidP="00386160">
      <w:pPr>
        <w:pStyle w:val="BodyText"/>
        <w:tabs>
          <w:tab w:val="clear" w:pos="288"/>
        </w:tabs>
        <w:ind w:firstLine="0"/>
        <w:jc w:val="center"/>
        <w:rPr>
          <w:ins w:id="921" w:author="ben" w:date="2014-04-06T14:06:00Z"/>
          <w:rFonts w:eastAsiaTheme="minorEastAsia"/>
          <w:lang w:eastAsia="zh-CN"/>
        </w:rPr>
      </w:pPr>
      <w:moveTo w:id="922" w:author="Avinash" w:date="2014-04-05T12:05:00Z">
        <w:del w:id="923" w:author="ben" w:date="2014-04-06T14:06:00Z">
          <w:r w:rsidDel="00386160">
            <w:object w:dxaOrig="7182" w:dyaOrig="3287">
              <v:shape id="_x0000_i1033" type="#_x0000_t75" style="width:252.95pt;height:115.85pt" o:ole="">
                <v:imagedata r:id="rId23" o:title=""/>
              </v:shape>
              <o:OLEObject Type="Embed" ProgID="Visio.Drawing.11" ShapeID="_x0000_i1033" DrawAspect="Content" ObjectID="_1492861090" r:id="rId24"/>
            </w:object>
          </w:r>
        </w:del>
      </w:moveTo>
      <w:moveToRangeEnd w:id="913"/>
      <w:ins w:id="924" w:author="ben" w:date="2014-04-06T14:08:00Z">
        <w:r w:rsidR="00386160">
          <w:object w:dxaOrig="7144" w:dyaOrig="1715">
            <v:shape id="_x0000_i1034" type="#_x0000_t75" style="width:251.7pt;height:61.35pt" o:ole="">
              <v:imagedata r:id="rId25" o:title=""/>
            </v:shape>
            <o:OLEObject Type="Embed" ProgID="Visio.Drawing.11" ShapeID="_x0000_i1034" DrawAspect="Content" ObjectID="_1492861091" r:id="rId26"/>
          </w:object>
        </w:r>
      </w:ins>
    </w:p>
    <w:p w:rsidR="00386160" w:rsidRPr="000122FD" w:rsidRDefault="000122FD">
      <w:pPr>
        <w:pStyle w:val="BodyText"/>
        <w:numPr>
          <w:ilvl w:val="5"/>
          <w:numId w:val="30"/>
        </w:numPr>
        <w:tabs>
          <w:tab w:val="clear" w:pos="288"/>
          <w:tab w:val="clear" w:pos="360"/>
          <w:tab w:val="num" w:pos="284"/>
        </w:tabs>
        <w:jc w:val="center"/>
        <w:rPr>
          <w:ins w:id="925" w:author="ben" w:date="2014-04-06T14:06:00Z"/>
          <w:rFonts w:eastAsia="SimSun"/>
          <w:i/>
          <w:sz w:val="16"/>
          <w:lang w:eastAsia="zh-CN"/>
          <w:rPrChange w:id="926" w:author="ben" w:date="2014-04-06T14:17:00Z">
            <w:rPr>
              <w:ins w:id="927" w:author="ben" w:date="2014-04-06T14:06:00Z"/>
              <w:rFonts w:eastAsiaTheme="minorEastAsia"/>
              <w:i/>
              <w:iCs/>
              <w:noProof/>
              <w:spacing w:val="0"/>
              <w:sz w:val="16"/>
              <w:lang w:eastAsia="zh-CN"/>
            </w:rPr>
          </w:rPrChange>
        </w:rPr>
        <w:pPrChange w:id="928" w:author="ben" w:date="2014-04-06T14:20:00Z">
          <w:pPr>
            <w:pStyle w:val="BodyText"/>
            <w:numPr>
              <w:ilvl w:val="5"/>
              <w:numId w:val="4"/>
            </w:numPr>
            <w:tabs>
              <w:tab w:val="clear" w:pos="288"/>
              <w:tab w:val="num" w:pos="284"/>
              <w:tab w:val="num" w:pos="360"/>
            </w:tabs>
            <w:ind w:firstLine="0"/>
            <w:jc w:val="center"/>
          </w:pPr>
        </w:pPrChange>
      </w:pPr>
      <w:ins w:id="929" w:author="ben" w:date="2014-04-06T14:16:00Z">
        <w:r w:rsidRPr="000122FD">
          <w:rPr>
            <w:rFonts w:eastAsia="SimSun"/>
            <w:i/>
            <w:sz w:val="16"/>
            <w:lang w:eastAsia="zh-CN"/>
            <w:rPrChange w:id="930" w:author="ben" w:date="2014-04-06T14:17:00Z">
              <w:rPr>
                <w:rFonts w:eastAsiaTheme="minorEastAsia"/>
                <w:i/>
                <w:iCs/>
                <w:noProof/>
                <w:spacing w:val="0"/>
                <w:sz w:val="16"/>
                <w:lang w:eastAsia="zh-CN"/>
              </w:rPr>
            </w:rPrChange>
          </w:rPr>
          <w:t xml:space="preserve">Timing diagram for </w:t>
        </w:r>
      </w:ins>
      <w:ins w:id="931" w:author="ben" w:date="2014-04-06T14:24:00Z">
        <w:r>
          <w:rPr>
            <w:rFonts w:eastAsia="SimSun" w:hint="eastAsia"/>
            <w:i/>
            <w:sz w:val="16"/>
            <w:lang w:eastAsia="zh-CN"/>
          </w:rPr>
          <w:t xml:space="preserve">complete </w:t>
        </w:r>
      </w:ins>
      <w:ins w:id="932" w:author="ben" w:date="2014-04-06T14:16:00Z">
        <w:r w:rsidRPr="000122FD">
          <w:rPr>
            <w:rFonts w:eastAsia="SimSun"/>
            <w:i/>
            <w:sz w:val="16"/>
            <w:lang w:eastAsia="zh-CN"/>
            <w:rPrChange w:id="933" w:author="ben" w:date="2014-04-06T14:17:00Z">
              <w:rPr>
                <w:rFonts w:eastAsiaTheme="minorEastAsia"/>
                <w:i/>
                <w:iCs/>
                <w:noProof/>
                <w:spacing w:val="0"/>
                <w:sz w:val="16"/>
                <w:lang w:eastAsia="zh-CN"/>
              </w:rPr>
            </w:rPrChange>
          </w:rPr>
          <w:t>blocking style rendezvous</w:t>
        </w:r>
      </w:ins>
    </w:p>
    <w:p w:rsidR="00386160" w:rsidRDefault="00386160" w:rsidP="00386160">
      <w:pPr>
        <w:pStyle w:val="BodyText"/>
        <w:tabs>
          <w:tab w:val="clear" w:pos="288"/>
        </w:tabs>
        <w:ind w:firstLine="0"/>
        <w:jc w:val="center"/>
        <w:rPr>
          <w:ins w:id="934" w:author="ben" w:date="2014-04-06T14:06:00Z"/>
          <w:rFonts w:eastAsiaTheme="minorEastAsia"/>
          <w:lang w:eastAsia="zh-CN"/>
        </w:rPr>
      </w:pPr>
      <w:ins w:id="935" w:author="ben" w:date="2014-04-06T14:08:00Z">
        <w:r>
          <w:object w:dxaOrig="7144" w:dyaOrig="1715">
            <v:shape id="_x0000_i1035" type="#_x0000_t75" style="width:251.7pt;height:61.35pt" o:ole="">
              <v:imagedata r:id="rId27" o:title=""/>
            </v:shape>
            <o:OLEObject Type="Embed" ProgID="Visio.Drawing.11" ShapeID="_x0000_i1035" DrawAspect="Content" ObjectID="_1492861092" r:id="rId28"/>
          </w:object>
        </w:r>
      </w:ins>
    </w:p>
    <w:p w:rsidR="00386160" w:rsidRDefault="000122FD">
      <w:pPr>
        <w:pStyle w:val="BodyText"/>
        <w:numPr>
          <w:ilvl w:val="5"/>
          <w:numId w:val="28"/>
        </w:numPr>
        <w:tabs>
          <w:tab w:val="clear" w:pos="288"/>
          <w:tab w:val="num" w:pos="284"/>
        </w:tabs>
        <w:jc w:val="center"/>
        <w:rPr>
          <w:ins w:id="936" w:author="ben" w:date="2014-04-06T14:20:00Z"/>
          <w:rFonts w:eastAsia="SimSun"/>
          <w:i/>
          <w:sz w:val="16"/>
          <w:lang w:eastAsia="zh-CN"/>
        </w:rPr>
        <w:pPrChange w:id="937" w:author="ben" w:date="2014-04-06T14:18:00Z">
          <w:pPr>
            <w:pStyle w:val="BodyText"/>
            <w:numPr>
              <w:ilvl w:val="5"/>
              <w:numId w:val="4"/>
            </w:numPr>
            <w:tabs>
              <w:tab w:val="clear" w:pos="288"/>
              <w:tab w:val="num" w:pos="284"/>
              <w:tab w:val="num" w:pos="360"/>
            </w:tabs>
            <w:ind w:firstLine="0"/>
            <w:jc w:val="center"/>
          </w:pPr>
        </w:pPrChange>
      </w:pPr>
      <w:ins w:id="938" w:author="ben" w:date="2014-04-06T14:21:00Z">
        <w:r>
          <w:rPr>
            <w:rFonts w:eastAsia="SimSun" w:hint="eastAsia"/>
            <w:i/>
            <w:sz w:val="16"/>
            <w:lang w:eastAsia="zh-CN"/>
          </w:rPr>
          <w:t>Tim</w:t>
        </w:r>
      </w:ins>
      <w:ins w:id="939" w:author="ben" w:date="2014-04-06T14:25:00Z">
        <w:r w:rsidRPr="00DA171C">
          <w:rPr>
            <w:rFonts w:eastAsia="SimSun" w:hint="eastAsia"/>
            <w:i/>
            <w:sz w:val="16"/>
            <w:lang w:eastAsia="zh-CN"/>
          </w:rPr>
          <w:t xml:space="preserve">ing diagram for </w:t>
        </w:r>
        <w:r>
          <w:rPr>
            <w:rFonts w:eastAsia="SimSun" w:hint="eastAsia"/>
            <w:i/>
            <w:sz w:val="16"/>
            <w:lang w:eastAsia="zh-CN"/>
          </w:rPr>
          <w:t xml:space="preserve">partial </w:t>
        </w:r>
        <w:r w:rsidRPr="00DA171C">
          <w:rPr>
            <w:rFonts w:eastAsia="SimSun" w:hint="eastAsia"/>
            <w:i/>
            <w:sz w:val="16"/>
            <w:lang w:eastAsia="zh-CN"/>
          </w:rPr>
          <w:t>blocking style rend</w:t>
        </w:r>
        <w:r>
          <w:rPr>
            <w:rFonts w:eastAsia="SimSun" w:hint="eastAsia"/>
            <w:i/>
            <w:sz w:val="16"/>
            <w:lang w:eastAsia="zh-CN"/>
          </w:rPr>
          <w:t>ezvous</w:t>
        </w:r>
      </w:ins>
    </w:p>
    <w:p w:rsidR="000122FD" w:rsidRPr="000122FD" w:rsidRDefault="00CD7D15">
      <w:pPr>
        <w:pStyle w:val="figurecaption"/>
        <w:jc w:val="center"/>
        <w:rPr>
          <w:ins w:id="940" w:author="ben" w:date="2014-04-06T14:06:00Z"/>
          <w:lang w:eastAsia="zh-CN"/>
          <w:rPrChange w:id="941" w:author="ben" w:date="2014-04-06T14:21:00Z">
            <w:rPr>
              <w:ins w:id="942" w:author="ben" w:date="2014-04-06T14:06:00Z"/>
              <w:rFonts w:eastAsiaTheme="minorEastAsia"/>
              <w:i/>
              <w:iCs/>
              <w:noProof/>
              <w:spacing w:val="0"/>
              <w:sz w:val="16"/>
              <w:lang w:eastAsia="zh-CN"/>
            </w:rPr>
          </w:rPrChange>
        </w:rPr>
        <w:pPrChange w:id="943" w:author="ben" w:date="2014-04-06T14:21:00Z">
          <w:pPr>
            <w:pStyle w:val="BodyText"/>
            <w:numPr>
              <w:ilvl w:val="5"/>
              <w:numId w:val="4"/>
            </w:numPr>
            <w:tabs>
              <w:tab w:val="clear" w:pos="288"/>
              <w:tab w:val="num" w:pos="284"/>
              <w:tab w:val="num" w:pos="360"/>
            </w:tabs>
            <w:ind w:firstLine="0"/>
            <w:jc w:val="center"/>
          </w:pPr>
        </w:pPrChange>
      </w:pPr>
      <w:ins w:id="944" w:author="ben" w:date="2014-04-06T14:26:00Z">
        <w:r>
          <w:rPr>
            <w:rFonts w:hint="eastAsia"/>
            <w:lang w:eastAsia="zh-CN"/>
          </w:rPr>
          <w:t xml:space="preserve">Illustration of </w:t>
        </w:r>
      </w:ins>
      <w:ins w:id="945" w:author="ben" w:date="2014-04-06T14:27:00Z">
        <w:r>
          <w:rPr>
            <w:rFonts w:hint="eastAsia"/>
            <w:lang w:eastAsia="zh-CN"/>
          </w:rPr>
          <w:t xml:space="preserve">effects on WCTT for </w:t>
        </w:r>
      </w:ins>
      <w:ins w:id="946" w:author="ben" w:date="2014-04-06T14:26:00Z">
        <w:r>
          <w:rPr>
            <w:rFonts w:hint="eastAsia"/>
            <w:lang w:eastAsia="zh-CN"/>
          </w:rPr>
          <w:t xml:space="preserve">different </w:t>
        </w:r>
      </w:ins>
      <w:ins w:id="947" w:author="ben" w:date="2014-04-06T14:27:00Z">
        <w:r>
          <w:rPr>
            <w:rFonts w:hint="eastAsia"/>
            <w:lang w:eastAsia="zh-CN"/>
          </w:rPr>
          <w:t>rendezvous styles</w:t>
        </w:r>
      </w:ins>
    </w:p>
    <w:p w:rsidR="00844B63" w:rsidDel="000122FD" w:rsidRDefault="00844B63">
      <w:pPr>
        <w:pStyle w:val="Heading1"/>
        <w:numPr>
          <w:ilvl w:val="0"/>
          <w:numId w:val="0"/>
        </w:numPr>
        <w:ind w:firstLine="216"/>
        <w:jc w:val="both"/>
        <w:rPr>
          <w:ins w:id="948" w:author="Avinash" w:date="2014-04-05T12:05:00Z"/>
          <w:del w:id="949" w:author="ben" w:date="2014-04-06T14:21:00Z"/>
          <w:lang w:eastAsia="zh-CN"/>
        </w:rPr>
        <w:pPrChange w:id="950" w:author="Avinash" w:date="2014-04-05T12:06:00Z">
          <w:pPr>
            <w:pStyle w:val="Heading1"/>
          </w:pPr>
        </w:pPrChange>
      </w:pPr>
    </w:p>
    <w:p w:rsidR="0093378D" w:rsidRPr="00C5553B" w:rsidDel="00844B63" w:rsidRDefault="0093378D" w:rsidP="0093378D">
      <w:pPr>
        <w:pStyle w:val="Heading1"/>
        <w:rPr>
          <w:del w:id="951" w:author="Avinash" w:date="2014-04-05T12:03:00Z"/>
          <w:lang w:eastAsia="zh-CN"/>
        </w:rPr>
      </w:pPr>
      <w:moveToRangeStart w:id="952" w:author="Avinash" w:date="2014-04-05T10:07:00Z" w:name="move384455769"/>
      <w:moveTo w:id="953" w:author="Avinash" w:date="2014-04-05T10:07:00Z">
        <w:del w:id="954" w:author="Avinash" w:date="2014-04-05T12:03:00Z">
          <w:r w:rsidDel="00844B63">
            <w:rPr>
              <w:rFonts w:hint="eastAsia"/>
              <w:lang w:eastAsia="zh-CN"/>
            </w:rPr>
            <w:delText>SystemJ Execution platform</w:delText>
          </w:r>
        </w:del>
      </w:moveTo>
    </w:p>
    <w:p w:rsidR="0093378D" w:rsidRPr="00C5553B" w:rsidDel="00844B63" w:rsidRDefault="0093378D" w:rsidP="0093378D">
      <w:pPr>
        <w:pStyle w:val="BodyText"/>
        <w:rPr>
          <w:del w:id="955" w:author="Avinash" w:date="2014-04-05T12:03:00Z"/>
          <w:rFonts w:eastAsia="SimSun"/>
          <w:lang w:eastAsia="zh-CN"/>
        </w:rPr>
      </w:pPr>
      <w:moveTo w:id="956" w:author="Avinash" w:date="2014-04-05T10:07:00Z">
        <w:del w:id="957" w:author="Avinash" w:date="2014-04-05T12:03:00Z">
          <w:r w:rsidRPr="00C5553B" w:rsidDel="00844B63">
            <w:rPr>
              <w:rFonts w:eastAsia="SimSun"/>
              <w:lang w:eastAsia="zh-CN"/>
            </w:rPr>
            <w:delText>SystemJ language extends Java with synchronous and asynchronous concurrency; hence SystemJ programs need to be compiled before running on target hardware platforms. The whole compilation procedure can be divided into front-end stage and back-end stage. After some internal steps in the front-end compilation, SystemJ program is translated into an intermediate format named Asynchronous GRaph Code (AGRC) which captures the formal semantics of SystemJ language and guarantees equivalence between the designed system and its implementation [14, 22]. AGRC representation of SystemJ program is then sent to back-end compilation for code generation. The platform-dependent information is used by compiler back-end to generate the final back-end code, which can be directly executed on different hardware platforms.</w:delText>
          </w:r>
        </w:del>
      </w:moveTo>
    </w:p>
    <w:p w:rsidR="0093378D" w:rsidRPr="00C5553B" w:rsidDel="00844B63" w:rsidRDefault="0093378D" w:rsidP="0093378D">
      <w:pPr>
        <w:pStyle w:val="BodyText"/>
        <w:rPr>
          <w:del w:id="958" w:author="Avinash" w:date="2014-04-05T12:03:00Z"/>
          <w:rFonts w:eastAsia="SimSun"/>
          <w:lang w:eastAsia="zh-CN"/>
        </w:rPr>
      </w:pPr>
      <w:moveTo w:id="959" w:author="Avinash" w:date="2014-04-05T10:07:00Z">
        <w:del w:id="960" w:author="Avinash" w:date="2014-04-05T12:03:00Z">
          <w:r w:rsidRPr="00C5553B" w:rsidDel="00844B63">
            <w:rPr>
              <w:rFonts w:eastAsia="SimSun"/>
              <w:lang w:eastAsia="zh-CN"/>
            </w:rPr>
            <w:delText xml:space="preserve">Since SystemJ programs integrate both control-driven and data-driven operations, which are tightly coupled, implementing both types of operations in a single control processor is inefficient and results in bulky target code size and slow execution speed [32]. However, if we can separate control-driven and data-driven operations and execute them separately, not only can we greatly improve the execution efficiency, but the intricacy of control flow analysis could be substantially simplified. The separation of control-driven and data-driven operations for SystemJ programs has emerged in [32-34]. The main idea is to separate control-driven and data-driven operations at the back-end compilation stage and then mapping them onto two processing units, namely Control Processor (CP) and Data Processor (DP), respectively. Both processors work in tandem, hence the combination of CP and DP is also called the tandem processor [33]. </w:delText>
          </w:r>
        </w:del>
      </w:moveTo>
    </w:p>
    <w:p w:rsidR="0093378D" w:rsidRPr="00C5553B" w:rsidDel="00844B63" w:rsidRDefault="0093378D" w:rsidP="0093378D">
      <w:pPr>
        <w:pStyle w:val="BodyText"/>
        <w:rPr>
          <w:del w:id="961" w:author="Avinash" w:date="2014-04-05T12:03:00Z"/>
          <w:rFonts w:eastAsia="SimSun"/>
          <w:lang w:eastAsia="zh-CN"/>
        </w:rPr>
      </w:pPr>
      <w:moveTo w:id="962" w:author="Avinash" w:date="2014-04-05T10:07:00Z">
        <w:del w:id="963" w:author="Avinash" w:date="2014-04-05T12:03:00Z">
          <w:r w:rsidRPr="00C5553B" w:rsidDel="00844B63">
            <w:rPr>
              <w:rFonts w:eastAsia="SimSun"/>
              <w:lang w:eastAsia="zh-CN"/>
            </w:rPr>
            <w:delText xml:space="preserve">The control flow representing control-driven operations is named Concurrency and Reactivity Control Flow (CRCF) [36]. Besides control flow of the reactions, CRCF also includes scheduling of all reactions and clock domains, communication between reactions and clock domains, and communication with the environment. CRCF code is executed on the CP. On the other hand, the control flow of data-driven operations is called Java Control Flow (JCF), since all data computations of SystemJ programs are compiled to Java bytecodes running on the DP. </w:delText>
          </w:r>
        </w:del>
      </w:moveTo>
    </w:p>
    <w:p w:rsidR="0093378D" w:rsidDel="00844B63" w:rsidRDefault="0093378D" w:rsidP="0093378D">
      <w:pPr>
        <w:pStyle w:val="BodyText"/>
        <w:rPr>
          <w:del w:id="964" w:author="Avinash" w:date="2014-04-05T12:03:00Z"/>
          <w:rFonts w:eastAsia="SimSun"/>
          <w:lang w:eastAsia="zh-CN"/>
        </w:rPr>
      </w:pPr>
      <w:moveTo w:id="965" w:author="Avinash" w:date="2014-04-05T10:07:00Z">
        <w:del w:id="966" w:author="Avinash" w:date="2014-04-05T12:03:00Z">
          <w:r w:rsidRPr="00C5553B" w:rsidDel="00844B63">
            <w:rPr>
              <w:rFonts w:eastAsia="SimSun"/>
              <w:lang w:eastAsia="zh-CN"/>
            </w:rPr>
            <w:delText>With this separation, SystemJ program execution is initiated and directed by the CRCF; whenever a Java data computation is required the execution is switched to JCF and returns</w:delText>
          </w:r>
          <w:r w:rsidDel="00844B63">
            <w:rPr>
              <w:rFonts w:eastAsia="SimSun"/>
              <w:lang w:eastAsia="zh-CN"/>
            </w:rPr>
            <w:delText xml:space="preserve"> to CRCF again upon completion.</w:delText>
          </w:r>
        </w:del>
      </w:moveTo>
    </w:p>
    <w:p w:rsidR="0093378D" w:rsidDel="00844B63" w:rsidRDefault="0093378D" w:rsidP="0093378D">
      <w:pPr>
        <w:pStyle w:val="Heading2"/>
        <w:tabs>
          <w:tab w:val="clear" w:pos="360"/>
          <w:tab w:val="num" w:pos="288"/>
        </w:tabs>
        <w:rPr>
          <w:del w:id="967" w:author="Avinash" w:date="2014-04-05T12:03:00Z"/>
          <w:rFonts w:eastAsia="SimSun"/>
          <w:lang w:eastAsia="zh-CN"/>
        </w:rPr>
      </w:pPr>
      <w:moveTo w:id="968" w:author="Avinash" w:date="2014-04-05T10:07:00Z">
        <w:del w:id="969" w:author="Avinash" w:date="2014-04-05T12:03:00Z">
          <w:r w:rsidRPr="00C5553B" w:rsidDel="00844B63">
            <w:rPr>
              <w:rFonts w:eastAsia="SimSun"/>
              <w:lang w:eastAsia="zh-CN"/>
            </w:rPr>
            <w:delText>TP-JOP Multi-core Execution Platform</w:delText>
          </w:r>
        </w:del>
      </w:moveTo>
    </w:p>
    <w:p w:rsidR="0093378D" w:rsidRPr="00C5553B" w:rsidDel="00844B63" w:rsidRDefault="0093378D" w:rsidP="0093378D">
      <w:pPr>
        <w:pStyle w:val="BodyText"/>
        <w:rPr>
          <w:del w:id="970" w:author="Avinash" w:date="2014-04-05T12:03:00Z"/>
          <w:rFonts w:eastAsia="SimSun"/>
          <w:lang w:eastAsia="zh-CN"/>
        </w:rPr>
      </w:pPr>
      <w:moveTo w:id="971" w:author="Avinash" w:date="2014-04-05T10:07:00Z">
        <w:del w:id="972" w:author="Avinash" w:date="2014-04-05T12:03:00Z">
          <w:r w:rsidRPr="00C5553B" w:rsidDel="00844B63">
            <w:rPr>
              <w:rFonts w:eastAsia="SimSun"/>
              <w:lang w:eastAsia="zh-CN"/>
            </w:rPr>
            <w:delText>Inspired by the separation of SystemJ control/data flow, several SystemJ execution platforms have been proposed [32-37]. Among these solutions we choose a multi-core platform named Tandem Processor – Java Optimized Processor (TP-JOP) as our target execution platform. TP-JOP execution platform uses Reactivity and COncurrency Processor (ReCOP) [37] as CP and Java Optimized Processor (JOP) [38] as DP. TP-JOP is based on the idea of Tandem Processor (TP) proposed in [33] with different implementation for DP. Both ReCOP and JOP are designed with time-predictable features, which make WCTT analysis of SystemJ programs feasible on TP-JOP. The block diagram of TP-JOP is shown in</w:delText>
          </w:r>
          <w:r w:rsidDel="00844B63">
            <w:rPr>
              <w:rFonts w:eastAsia="SimSun" w:hint="eastAsia"/>
              <w:lang w:eastAsia="zh-CN"/>
            </w:rPr>
            <w:delText xml:space="preserve"> </w:delText>
          </w:r>
          <w:r w:rsidDel="00844B63">
            <w:rPr>
              <w:lang w:eastAsia="zh-CN"/>
            </w:rPr>
            <w:fldChar w:fldCharType="begin"/>
          </w:r>
          <w:r w:rsidDel="00844B63">
            <w:rPr>
              <w:rFonts w:eastAsia="SimSun"/>
              <w:lang w:eastAsia="zh-CN"/>
            </w:rPr>
            <w:delInstrText xml:space="preserve"> </w:delInstrText>
          </w:r>
          <w:r w:rsidDel="00844B63">
            <w:rPr>
              <w:rFonts w:eastAsia="SimSun" w:hint="eastAsia"/>
              <w:lang w:eastAsia="zh-CN"/>
            </w:rPr>
            <w:delInstrText>REF _Ref384087602 \r</w:delInstrText>
          </w:r>
          <w:r w:rsidDel="00844B63">
            <w:rPr>
              <w:rFonts w:eastAsia="SimSun"/>
              <w:lang w:eastAsia="zh-CN"/>
            </w:rPr>
            <w:delInstrText xml:space="preserve"> </w:delInstrText>
          </w:r>
          <w:r w:rsidDel="00844B63">
            <w:rPr>
              <w:lang w:eastAsia="zh-CN"/>
            </w:rPr>
            <w:fldChar w:fldCharType="separate"/>
          </w:r>
        </w:del>
        <w:del w:id="973" w:author="Avinash" w:date="2014-04-05T10:13:00Z">
          <w:r w:rsidDel="008419BC">
            <w:rPr>
              <w:rFonts w:eastAsia="SimSun"/>
              <w:lang w:eastAsia="zh-CN"/>
            </w:rPr>
            <w:delText>Fig. 1</w:delText>
          </w:r>
        </w:del>
        <w:del w:id="974" w:author="Avinash" w:date="2014-04-05T12:03:00Z">
          <w:r w:rsidDel="00844B63">
            <w:rPr>
              <w:lang w:eastAsia="zh-CN"/>
            </w:rPr>
            <w:fldChar w:fldCharType="end"/>
          </w:r>
          <w:r w:rsidDel="00844B63">
            <w:rPr>
              <w:rFonts w:eastAsia="SimSun" w:hint="eastAsia"/>
              <w:lang w:eastAsia="zh-CN"/>
            </w:rPr>
            <w:delText>.</w:delText>
          </w:r>
        </w:del>
      </w:moveTo>
    </w:p>
    <w:p w:rsidR="0093378D" w:rsidRPr="00C5553B" w:rsidDel="00844B63" w:rsidRDefault="0093378D" w:rsidP="0093378D">
      <w:pPr>
        <w:pStyle w:val="BodyText"/>
        <w:ind w:firstLine="0"/>
        <w:jc w:val="center"/>
        <w:rPr>
          <w:del w:id="975" w:author="Avinash" w:date="2014-04-05T12:03:00Z"/>
          <w:rFonts w:eastAsia="SimSun"/>
          <w:lang w:eastAsia="zh-CN"/>
        </w:rPr>
      </w:pPr>
      <w:moveTo w:id="976" w:author="Avinash" w:date="2014-04-05T10:07:00Z">
        <w:del w:id="977" w:author="Avinash" w:date="2014-04-05T12:03:00Z">
          <w:r w:rsidDel="00844B63">
            <w:object w:dxaOrig="10222" w:dyaOrig="6135">
              <v:shape id="_x0000_i1036" type="#_x0000_t75" style="width:227.9pt;height:137.1pt" o:ole="">
                <v:imagedata r:id="rId7" o:title=""/>
              </v:shape>
              <o:OLEObject Type="Embed" ProgID="Visio.Drawing.11" ShapeID="_x0000_i1036" DrawAspect="Content" ObjectID="_1492861093" r:id="rId29"/>
            </w:object>
          </w:r>
        </w:del>
      </w:moveTo>
    </w:p>
    <w:p w:rsidR="0093378D" w:rsidDel="00844B63" w:rsidRDefault="0093378D" w:rsidP="0093378D">
      <w:pPr>
        <w:pStyle w:val="figurecaption"/>
        <w:ind w:left="0" w:firstLine="0"/>
        <w:jc w:val="center"/>
        <w:rPr>
          <w:del w:id="978" w:author="Avinash" w:date="2014-04-05T12:03:00Z"/>
          <w:lang w:eastAsia="zh-CN"/>
        </w:rPr>
      </w:pPr>
      <w:moveTo w:id="979" w:author="Avinash" w:date="2014-04-05T10:07:00Z">
        <w:del w:id="980" w:author="Avinash" w:date="2014-04-05T12:03:00Z">
          <w:r w:rsidRPr="00C5553B" w:rsidDel="00844B63">
            <w:rPr>
              <w:lang w:eastAsia="zh-CN"/>
            </w:rPr>
            <w:delText>Block diagram of TP-JOP execution platform</w:delText>
          </w:r>
        </w:del>
      </w:moveTo>
    </w:p>
    <w:p w:rsidR="0093378D" w:rsidDel="00844B63" w:rsidRDefault="0093378D" w:rsidP="0093378D">
      <w:pPr>
        <w:pStyle w:val="Heading2"/>
        <w:rPr>
          <w:del w:id="981" w:author="Avinash" w:date="2014-04-05T12:03:00Z"/>
          <w:rFonts w:eastAsia="SimSun"/>
          <w:lang w:eastAsia="zh-CN"/>
        </w:rPr>
      </w:pPr>
      <w:moveTo w:id="982" w:author="Avinash" w:date="2014-04-05T10:07:00Z">
        <w:del w:id="983" w:author="Avinash" w:date="2014-04-05T12:03:00Z">
          <w:r w:rsidRPr="00C5553B" w:rsidDel="00844B63">
            <w:rPr>
              <w:rFonts w:eastAsia="SimSun"/>
              <w:lang w:eastAsia="zh-CN"/>
            </w:rPr>
            <w:delText>Time-Predictable Features of TP-JOP</w:delText>
          </w:r>
        </w:del>
      </w:moveTo>
    </w:p>
    <w:p w:rsidR="0093378D" w:rsidRPr="00C5553B" w:rsidDel="00844B63" w:rsidRDefault="0093378D" w:rsidP="0093378D">
      <w:pPr>
        <w:pStyle w:val="BodyText"/>
        <w:rPr>
          <w:del w:id="984" w:author="Avinash" w:date="2014-04-05T12:03:00Z"/>
          <w:rFonts w:eastAsia="SimSun"/>
          <w:lang w:eastAsia="zh-CN"/>
        </w:rPr>
      </w:pPr>
      <w:moveTo w:id="985" w:author="Avinash" w:date="2014-04-05T10:07:00Z">
        <w:del w:id="986" w:author="Avinash" w:date="2014-04-05T12:03:00Z">
          <w:r w:rsidRPr="00C5553B" w:rsidDel="00844B63">
            <w:rPr>
              <w:rFonts w:eastAsia="SimSun"/>
              <w:lang w:eastAsia="zh-CN"/>
            </w:rPr>
            <w:delText>The reason for choosing TP-JOP as the target platform of SystemJ WCTT analysis is not only because it matches the separation of control flow into CRCF and JCF, but also in respect that the two processors composing TP-JOP, respectively JOP and ReCOP, are provided with time-predictable features and hence are highly suitable for timing analysis.</w:delText>
          </w:r>
        </w:del>
      </w:moveTo>
    </w:p>
    <w:p w:rsidR="0093378D" w:rsidRPr="00C5553B" w:rsidDel="00844B63" w:rsidRDefault="0093378D" w:rsidP="0093378D">
      <w:pPr>
        <w:pStyle w:val="BodyText"/>
        <w:rPr>
          <w:del w:id="987" w:author="Avinash" w:date="2014-04-05T12:03:00Z"/>
          <w:rFonts w:eastAsia="SimSun"/>
          <w:lang w:eastAsia="zh-CN"/>
        </w:rPr>
      </w:pPr>
      <w:moveTo w:id="988" w:author="Avinash" w:date="2014-04-05T10:07:00Z">
        <w:del w:id="989" w:author="Avinash" w:date="2014-04-05T12:03:00Z">
          <w:r w:rsidRPr="00C5553B" w:rsidDel="00844B63">
            <w:rPr>
              <w:rFonts w:eastAsia="SimSun"/>
              <w:lang w:eastAsia="zh-CN"/>
            </w:rPr>
            <w:delText>JOP is an open-sourced hardware (soft-core) implementation of the Java Virtual Machine (JVM) targeting embedded real-time systems, it is a low cost processor in terms of gate count and power consumption, and it is also highly customizable and extendable [38]. JOP is much more efficient in running Java programs compared to software implementations of the JVM. JOP is a time-predictable processor, which is ideally suitable for timing analysis, because of its unique architecture for time-predictable execution of Java bytecodes and Java methods. The time-predictable features of JOP include: (1) WCET of each bytecode can be predicted in terms of the number of JOP clock cycles. (2) The pipeline of JOP core is designed without prefetching and queuing in order to eliminate pipeline dependencies that are hard to analyze. In addition, the pipeline stalls, which can be caused by interrupts or memory subsystem, are also avoided to simplify the timing analysis. (3) JOP contains two time-predictable caches: a stack cache, which acts as a substitute for the data cache and a method cache, which acts as a substitute for the program cache available in standard processors.</w:delText>
          </w:r>
        </w:del>
      </w:moveTo>
    </w:p>
    <w:p w:rsidR="0093378D" w:rsidRPr="00C5553B" w:rsidDel="00844B63" w:rsidRDefault="0093378D" w:rsidP="0093378D">
      <w:pPr>
        <w:pStyle w:val="BodyText"/>
        <w:rPr>
          <w:del w:id="990" w:author="Avinash" w:date="2014-04-05T12:03:00Z"/>
          <w:rFonts w:eastAsia="SimSun"/>
          <w:lang w:eastAsia="zh-CN"/>
        </w:rPr>
      </w:pPr>
      <w:moveTo w:id="991" w:author="Avinash" w:date="2014-04-05T10:07:00Z">
        <w:del w:id="992" w:author="Avinash" w:date="2014-04-05T12:03:00Z">
          <w:r w:rsidRPr="00C5553B" w:rsidDel="00844B63">
            <w:rPr>
              <w:rFonts w:eastAsia="SimSun"/>
              <w:lang w:eastAsia="zh-CN"/>
            </w:rPr>
            <w:delText>A WCET analysis tool called JOP WCET Analyzer (WCA) is provided with JOP. JOP WCA exploits all the time-predictable features of JOP and performs static WCET analysis based on Implicit Path Enumeration (IPET) approach [38]. With the help of data flow analysis which detects loop bounds, WCA calculates the WCET estimates of a Java program which runs on JOP. WCA also integrates the method cache analysis to generate more accurate results.</w:delText>
          </w:r>
        </w:del>
      </w:moveTo>
    </w:p>
    <w:p w:rsidR="0093378D" w:rsidRPr="00C5553B" w:rsidDel="00844B63" w:rsidRDefault="0093378D" w:rsidP="0093378D">
      <w:pPr>
        <w:pStyle w:val="BodyText"/>
        <w:rPr>
          <w:del w:id="993" w:author="Avinash" w:date="2014-04-05T12:03:00Z"/>
          <w:rFonts w:eastAsia="SimSun"/>
          <w:lang w:eastAsia="zh-CN"/>
        </w:rPr>
      </w:pPr>
      <w:moveTo w:id="994" w:author="Avinash" w:date="2014-04-05T10:07:00Z">
        <w:del w:id="995" w:author="Avinash" w:date="2014-04-05T12:03:00Z">
          <w:r w:rsidRPr="00C5553B" w:rsidDel="00844B63">
            <w:rPr>
              <w:rFonts w:eastAsia="SimSun"/>
              <w:lang w:eastAsia="zh-CN"/>
            </w:rPr>
            <w:delText>ReCOP is designed exclusively to deal with the execution of CRCF of SystemJ programs. It also handles the communication with DP (namely JOP) and with the environment. ReCOP executes the CRCF assembly code generated by the back-end of SystemJ compiler. The instructions are carried out as sequences of micro-operations. Every instruction is executed in exactly three ReCOP cycles. The three execution cycles of ReCOP instructions are instruction fetching cycle, decoding cycle and execution cycle.</w:delText>
          </w:r>
        </w:del>
      </w:moveTo>
    </w:p>
    <w:p w:rsidR="0093378D" w:rsidRPr="00C5553B" w:rsidDel="00844B63" w:rsidRDefault="0093378D" w:rsidP="0093378D">
      <w:pPr>
        <w:pStyle w:val="Heading2"/>
        <w:rPr>
          <w:del w:id="996" w:author="Avinash" w:date="2014-04-05T12:03:00Z"/>
          <w:rFonts w:eastAsia="SimSun"/>
          <w:lang w:eastAsia="zh-CN"/>
        </w:rPr>
      </w:pPr>
      <w:moveTo w:id="997" w:author="Avinash" w:date="2014-04-05T10:07:00Z">
        <w:del w:id="998" w:author="Avinash" w:date="2014-04-05T12:03:00Z">
          <w:r w:rsidRPr="00C5553B" w:rsidDel="00844B63">
            <w:rPr>
              <w:rFonts w:eastAsia="SimSun"/>
              <w:lang w:eastAsia="zh-CN"/>
            </w:rPr>
            <w:delText>Execution Pattern on TP-JOP</w:delText>
          </w:r>
        </w:del>
      </w:moveTo>
    </w:p>
    <w:p w:rsidR="0093378D" w:rsidRPr="000E6F17" w:rsidDel="00844B63" w:rsidRDefault="0093378D" w:rsidP="0093378D">
      <w:pPr>
        <w:pStyle w:val="BodyText"/>
        <w:rPr>
          <w:del w:id="999" w:author="Avinash" w:date="2014-04-05T12:03:00Z"/>
          <w:rFonts w:eastAsia="SimSun"/>
          <w:lang w:eastAsia="zh-CN"/>
        </w:rPr>
      </w:pPr>
      <w:moveTo w:id="1000" w:author="Avinash" w:date="2014-04-05T10:07:00Z">
        <w:del w:id="1001" w:author="Avinash" w:date="2014-04-05T12:03:00Z">
          <w:r w:rsidRPr="00C5553B" w:rsidDel="00844B63">
            <w:rPr>
              <w:rFonts w:eastAsia="SimSun"/>
              <w:lang w:eastAsia="zh-CN"/>
            </w:rPr>
            <w:delText>There are two types of execution pattern on TP-JOP execution platform, interleaving and sequential execution pattern, respectively. The original TP-JOP with the FIFO buffer features an interleaving execution patt</w:delText>
          </w:r>
          <w:r w:rsidDel="00844B63">
            <w:rPr>
              <w:rFonts w:eastAsia="SimSun"/>
              <w:lang w:eastAsia="zh-CN"/>
            </w:rPr>
            <w:delText>ern, whereby the control on ReC</w:delText>
          </w:r>
          <w:r w:rsidDel="00844B63">
            <w:rPr>
              <w:rFonts w:eastAsia="SimSun" w:hint="eastAsia"/>
              <w:lang w:eastAsia="zh-CN"/>
            </w:rPr>
            <w:delText>OP</w:delText>
          </w:r>
          <w:r w:rsidRPr="00C5553B" w:rsidDel="00844B63">
            <w:rPr>
              <w:rFonts w:eastAsia="SimSun"/>
              <w:lang w:eastAsia="zh-CN"/>
            </w:rPr>
            <w:delText xml:space="preserve"> and data processing on JOP can proceed in tandem. In order to facilitate the WCTT timing analysis, we simplify the execution model by removing FIFO and forcing two processors to execute exclusively and sequentially. Sequential execution pattern indicates that there is no interleaving between the execution of ReCOP and JOP. ReCOP perform the initialization at the beginning, followed by the execution of control-driven operations. Whenever a data computation request is encountered, the control of execution pattern is transferred to JOP. ReCOP halts until JOP finishes performing Java data computation and return the results. In interleaving execution pattern, ReCOP does not halt when JOP is performing Java computations. Instead, the execution of ReCOP jumps to the CRCF code of other reactions to execute them until there is no reaction that can be executed further without the results of data computation from JOP.</w:delText>
          </w:r>
        </w:del>
      </w:moveTo>
    </w:p>
    <w:moveToRangeEnd w:id="952"/>
    <w:p w:rsidR="008A55B5" w:rsidRPr="00C5553B" w:rsidRDefault="001D2155">
      <w:pPr>
        <w:pStyle w:val="Heading1"/>
        <w:rPr>
          <w:lang w:eastAsia="zh-CN"/>
        </w:rPr>
      </w:pPr>
      <w:r w:rsidRPr="00C5553B">
        <w:rPr>
          <w:lang w:eastAsia="zh-CN"/>
        </w:rPr>
        <w:t>static timing analysis for gals system</w:t>
      </w:r>
      <w:bookmarkEnd w:id="912"/>
    </w:p>
    <w:p w:rsidR="00337DFA" w:rsidDel="00844B63" w:rsidRDefault="00337DFA" w:rsidP="00337DFA">
      <w:pPr>
        <w:pStyle w:val="Heading2"/>
        <w:tabs>
          <w:tab w:val="clear" w:pos="360"/>
          <w:tab w:val="num" w:pos="288"/>
        </w:tabs>
        <w:rPr>
          <w:del w:id="1002" w:author="Avinash" w:date="2014-04-05T12:05:00Z"/>
          <w:rFonts w:eastAsia="SimSun"/>
          <w:lang w:eastAsia="zh-CN"/>
        </w:rPr>
      </w:pPr>
      <w:del w:id="1003" w:author="Avinash" w:date="2014-04-05T12:05:00Z">
        <w:r w:rsidRPr="000E6F17" w:rsidDel="00844B63">
          <w:rPr>
            <w:rFonts w:eastAsia="SimSun" w:hint="eastAsia"/>
            <w:lang w:eastAsia="zh-CN"/>
          </w:rPr>
          <w:delText>Preliminaries</w:delText>
        </w:r>
      </w:del>
    </w:p>
    <w:p w:rsidR="006D7BFC" w:rsidRPr="00D17F56" w:rsidDel="00844B63" w:rsidRDefault="0064104C" w:rsidP="00753F7B">
      <w:pPr>
        <w:pStyle w:val="BodyText"/>
        <w:rPr>
          <w:rFonts w:eastAsia="SimSun"/>
          <w:lang w:eastAsia="zh-CN"/>
        </w:rPr>
      </w:pPr>
      <w:moveFromRangeStart w:id="1004" w:author="Avinash" w:date="2014-04-05T12:05:00Z" w:name="move384462856"/>
      <w:moveFrom w:id="1005" w:author="Avinash" w:date="2014-04-05T12:05:00Z">
        <w:r w:rsidRPr="0064104C" w:rsidDel="00844B63">
          <w:rPr>
            <w:rFonts w:eastAsia="SimSun"/>
            <w:lang w:eastAsia="zh-CN"/>
          </w:rPr>
          <w:t xml:space="preserve">Due to the underlying GALS MoC, </w:t>
        </w:r>
        <w:r w:rsidR="00ED5DE6" w:rsidDel="00844B63">
          <w:rPr>
            <w:rFonts w:eastAsia="SimSun" w:hint="eastAsia"/>
            <w:lang w:eastAsia="zh-CN"/>
          </w:rPr>
          <w:t>SystemJ</w:t>
        </w:r>
        <w:r w:rsidR="00ED5DE6" w:rsidRPr="00F92227" w:rsidDel="00844B63">
          <w:rPr>
            <w:rFonts w:eastAsia="SimSun"/>
            <w:lang w:eastAsia="zh-CN"/>
          </w:rPr>
          <w:t xml:space="preserve"> allows asynchronous coupling of synchronous reactions</w:t>
        </w:r>
        <w:r w:rsidR="00ED5DE6" w:rsidDel="00844B63">
          <w:rPr>
            <w:rFonts w:eastAsia="SimSun" w:hint="eastAsia"/>
            <w:lang w:eastAsia="zh-CN"/>
          </w:rPr>
          <w:t>, thus</w:t>
        </w:r>
        <w:r w:rsidR="0049776D" w:rsidDel="00844B63">
          <w:rPr>
            <w:rFonts w:eastAsia="SimSun" w:hint="eastAsia"/>
            <w:lang w:eastAsia="zh-CN"/>
          </w:rPr>
          <w:t xml:space="preserve"> each SystemJ program is essentially a GALS system. </w:t>
        </w:r>
        <w:r w:rsidR="00F92227" w:rsidRPr="00F92227" w:rsidDel="00844B63">
          <w:rPr>
            <w:rFonts w:eastAsia="SimSun"/>
            <w:lang w:eastAsia="zh-CN"/>
          </w:rPr>
          <w:t xml:space="preserve">Since </w:t>
        </w:r>
        <w:r w:rsidR="00ED5DE6" w:rsidDel="00844B63">
          <w:rPr>
            <w:rFonts w:eastAsia="SimSun" w:hint="eastAsia"/>
            <w:lang w:eastAsia="zh-CN"/>
          </w:rPr>
          <w:t>each</w:t>
        </w:r>
        <w:r w:rsidR="00F92227" w:rsidRPr="00F92227" w:rsidDel="00844B63">
          <w:rPr>
            <w:rFonts w:eastAsia="SimSun"/>
            <w:lang w:eastAsia="zh-CN"/>
          </w:rPr>
          <w:t xml:space="preserve"> clock domain in a </w:t>
        </w:r>
        <w:r w:rsidR="000142BB" w:rsidDel="00844B63">
          <w:rPr>
            <w:rFonts w:eastAsia="SimSun" w:hint="eastAsia"/>
            <w:lang w:eastAsia="zh-CN"/>
          </w:rPr>
          <w:t>GALS system is</w:t>
        </w:r>
        <w:r w:rsidR="000142BB" w:rsidDel="00844B63">
          <w:rPr>
            <w:rFonts w:eastAsia="SimSun"/>
            <w:lang w:eastAsia="zh-CN"/>
          </w:rPr>
          <w:t xml:space="preserve"> locally synchronous</w:t>
        </w:r>
        <w:r w:rsidR="000142BB" w:rsidDel="00844B63">
          <w:rPr>
            <w:rFonts w:eastAsia="SimSun" w:hint="eastAsia"/>
            <w:lang w:eastAsia="zh-CN"/>
          </w:rPr>
          <w:t xml:space="preserve">, </w:t>
        </w:r>
        <w:r w:rsidR="00DF6F9D" w:rsidDel="00844B63">
          <w:rPr>
            <w:rFonts w:eastAsia="SimSun" w:hint="eastAsia"/>
            <w:lang w:eastAsia="zh-CN"/>
          </w:rPr>
          <w:t>various</w:t>
        </w:r>
        <w:r w:rsidR="00F92227" w:rsidRPr="00F92227" w:rsidDel="00844B63">
          <w:rPr>
            <w:rFonts w:eastAsia="SimSun"/>
            <w:lang w:eastAsia="zh-CN"/>
          </w:rPr>
          <w:t xml:space="preserve"> WCRT </w:t>
        </w:r>
        <w:r w:rsidR="00DF6F9D" w:rsidDel="00844B63">
          <w:rPr>
            <w:rFonts w:eastAsia="SimSun" w:hint="eastAsia"/>
            <w:lang w:eastAsia="zh-CN"/>
          </w:rPr>
          <w:t xml:space="preserve">analysis </w:t>
        </w:r>
        <w:r w:rsidR="00F92227" w:rsidRPr="00F92227" w:rsidDel="00844B63">
          <w:rPr>
            <w:rFonts w:eastAsia="SimSun"/>
            <w:lang w:eastAsia="zh-CN"/>
          </w:rPr>
          <w:t>techniques for synchronous programs can be applied</w:t>
        </w:r>
        <w:r w:rsidR="006C0854" w:rsidDel="00844B63">
          <w:rPr>
            <w:rFonts w:eastAsia="SimSun" w:hint="eastAsia"/>
            <w:lang w:eastAsia="zh-CN"/>
          </w:rPr>
          <w:t xml:space="preserve"> for each clock domain</w:t>
        </w:r>
        <w:r w:rsidR="00F92227" w:rsidRPr="00F92227" w:rsidDel="00844B63">
          <w:rPr>
            <w:rFonts w:eastAsia="SimSun"/>
            <w:lang w:eastAsia="zh-CN"/>
          </w:rPr>
          <w:t>.</w:t>
        </w:r>
        <w:r w:rsidR="006C0854" w:rsidDel="00844B63">
          <w:rPr>
            <w:rFonts w:eastAsia="SimSun" w:hint="eastAsia"/>
            <w:lang w:eastAsia="zh-CN"/>
          </w:rPr>
          <w:t xml:space="preserve"> Plenty of research has been done in this </w:t>
        </w:r>
        <w:r w:rsidR="006C0854" w:rsidDel="00844B63">
          <w:rPr>
            <w:rFonts w:eastAsia="SimSun"/>
            <w:lang w:eastAsia="zh-CN"/>
          </w:rPr>
          <w:t>area</w:t>
        </w:r>
        <w:r w:rsidR="006C0854" w:rsidDel="00844B63">
          <w:rPr>
            <w:rFonts w:eastAsia="SimSun" w:hint="eastAsia"/>
            <w:lang w:eastAsia="zh-CN"/>
          </w:rPr>
          <w:t>.</w:t>
        </w:r>
        <w:r w:rsidR="000142BB" w:rsidDel="00844B63">
          <w:rPr>
            <w:rFonts w:eastAsia="SimSun"/>
            <w:lang w:eastAsia="zh-CN"/>
          </w:rPr>
          <w:t xml:space="preserve"> However, in </w:t>
        </w:r>
        <w:r w:rsidR="000142BB" w:rsidDel="00844B63">
          <w:rPr>
            <w:rFonts w:eastAsia="SimSun" w:hint="eastAsia"/>
            <w:lang w:eastAsia="zh-CN"/>
          </w:rPr>
          <w:t>the context of</w:t>
        </w:r>
        <w:r w:rsidR="00F92227" w:rsidRPr="00F92227" w:rsidDel="00844B63">
          <w:rPr>
            <w:rFonts w:eastAsia="SimSun"/>
            <w:lang w:eastAsia="zh-CN"/>
          </w:rPr>
          <w:t xml:space="preserve"> SystemJ </w:t>
        </w:r>
        <w:r w:rsidR="000142BB" w:rsidDel="00844B63">
          <w:rPr>
            <w:rFonts w:eastAsia="SimSun" w:hint="eastAsia"/>
            <w:lang w:eastAsia="zh-CN"/>
          </w:rPr>
          <w:t>language</w:t>
        </w:r>
        <w:r w:rsidR="00F92227" w:rsidRPr="00F92227" w:rsidDel="00844B63">
          <w:rPr>
            <w:rFonts w:eastAsia="SimSun"/>
            <w:lang w:eastAsia="zh-CN"/>
          </w:rPr>
          <w:t>,</w:t>
        </w:r>
        <w:r w:rsidR="000142BB" w:rsidDel="00844B63">
          <w:rPr>
            <w:rFonts w:eastAsia="SimSun" w:hint="eastAsia"/>
            <w:lang w:eastAsia="zh-CN"/>
          </w:rPr>
          <w:t xml:space="preserve"> </w:t>
        </w:r>
        <w:r w:rsidR="00394C7F" w:rsidDel="00844B63">
          <w:rPr>
            <w:rFonts w:eastAsia="SimSun" w:hint="eastAsia"/>
            <w:lang w:eastAsia="zh-CN"/>
          </w:rPr>
          <w:t xml:space="preserve">nesting of </w:t>
        </w:r>
        <w:r w:rsidR="000142BB" w:rsidDel="00844B63">
          <w:rPr>
            <w:rFonts w:eastAsia="SimSun" w:hint="eastAsia"/>
            <w:lang w:eastAsia="zh-CN"/>
          </w:rPr>
          <w:t xml:space="preserve">reactions </w:t>
        </w:r>
        <w:r w:rsidR="00394C7F" w:rsidDel="00844B63">
          <w:rPr>
            <w:rFonts w:eastAsia="SimSun" w:hint="eastAsia"/>
            <w:lang w:eastAsia="zh-CN"/>
          </w:rPr>
          <w:t>is allowed</w:t>
        </w:r>
        <w:r w:rsidR="00232837" w:rsidDel="00844B63">
          <w:rPr>
            <w:rFonts w:eastAsia="SimSun" w:hint="eastAsia"/>
            <w:lang w:eastAsia="zh-CN"/>
          </w:rPr>
          <w:t xml:space="preserve"> in a clock domain</w:t>
        </w:r>
        <w:r w:rsidR="0081023E" w:rsidDel="00844B63">
          <w:rPr>
            <w:rFonts w:eastAsia="SimSun" w:hint="eastAsia"/>
            <w:lang w:eastAsia="zh-CN"/>
          </w:rPr>
          <w:t>,</w:t>
        </w:r>
        <w:r w:rsidR="00394C7F" w:rsidDel="00844B63">
          <w:rPr>
            <w:rFonts w:eastAsia="SimSun" w:hint="eastAsia"/>
            <w:lang w:eastAsia="zh-CN"/>
          </w:rPr>
          <w:t xml:space="preserve"> </w:t>
        </w:r>
        <w:r w:rsidR="0081023E" w:rsidDel="00844B63">
          <w:rPr>
            <w:rFonts w:eastAsia="SimSun" w:hint="eastAsia"/>
            <w:lang w:eastAsia="zh-CN"/>
          </w:rPr>
          <w:t xml:space="preserve">and </w:t>
        </w:r>
        <w:r w:rsidR="00394C7F" w:rsidDel="00844B63">
          <w:rPr>
            <w:rFonts w:eastAsia="SimSun" w:hint="eastAsia"/>
            <w:lang w:eastAsia="zh-CN"/>
          </w:rPr>
          <w:t xml:space="preserve">multiple reactions </w:t>
        </w:r>
        <w:r w:rsidR="000142BB" w:rsidDel="00844B63">
          <w:rPr>
            <w:rFonts w:eastAsia="SimSun" w:hint="eastAsia"/>
            <w:lang w:eastAsia="zh-CN"/>
          </w:rPr>
          <w:t xml:space="preserve">can be </w:t>
        </w:r>
        <w:r w:rsidR="0081023E" w:rsidDel="00844B63">
          <w:rPr>
            <w:rFonts w:eastAsia="SimSun" w:hint="eastAsia"/>
            <w:lang w:eastAsia="zh-CN"/>
          </w:rPr>
          <w:t>spawned</w:t>
        </w:r>
        <w:r w:rsidR="000142BB" w:rsidDel="00844B63">
          <w:rPr>
            <w:rFonts w:eastAsia="SimSun" w:hint="eastAsia"/>
            <w:lang w:eastAsia="zh-CN"/>
          </w:rPr>
          <w:t xml:space="preserve"> </w:t>
        </w:r>
        <w:r w:rsidR="0081023E" w:rsidDel="00844B63">
          <w:rPr>
            <w:rFonts w:eastAsia="SimSun" w:hint="eastAsia"/>
            <w:lang w:eastAsia="zh-CN"/>
          </w:rPr>
          <w:t>during execution of a</w:t>
        </w:r>
        <w:r w:rsidR="00F92227" w:rsidRPr="00F92227" w:rsidDel="00844B63">
          <w:rPr>
            <w:rFonts w:eastAsia="SimSun"/>
            <w:lang w:eastAsia="zh-CN"/>
          </w:rPr>
          <w:t xml:space="preserve"> </w:t>
        </w:r>
        <w:r w:rsidR="0081023E" w:rsidDel="00844B63">
          <w:rPr>
            <w:rFonts w:eastAsia="SimSun" w:hint="eastAsia"/>
            <w:lang w:eastAsia="zh-CN"/>
          </w:rPr>
          <w:t>reaction</w:t>
        </w:r>
        <w:r w:rsidR="00DE46A9" w:rsidDel="00844B63">
          <w:rPr>
            <w:rFonts w:eastAsia="SimSun" w:hint="eastAsia"/>
            <w:lang w:eastAsia="zh-CN"/>
          </w:rPr>
          <w:t>. H</w:t>
        </w:r>
        <w:r w:rsidR="000C629B" w:rsidDel="00844B63">
          <w:rPr>
            <w:rFonts w:eastAsia="SimSun" w:hint="eastAsia"/>
            <w:lang w:eastAsia="zh-CN"/>
          </w:rPr>
          <w:t>ence the execution time of each</w:t>
        </w:r>
        <w:r w:rsidR="004F134F" w:rsidDel="00844B63">
          <w:rPr>
            <w:rFonts w:eastAsia="SimSun" w:hint="eastAsia"/>
            <w:lang w:eastAsia="zh-CN"/>
          </w:rPr>
          <w:t xml:space="preserve"> reaction</w:t>
        </w:r>
        <w:r w:rsidR="00DE46A9" w:rsidDel="00844B63">
          <w:rPr>
            <w:rFonts w:eastAsia="SimSun" w:hint="eastAsia"/>
            <w:lang w:eastAsia="zh-CN"/>
          </w:rPr>
          <w:t xml:space="preserve"> </w:t>
        </w:r>
        <w:r w:rsidR="00140C5F" w:rsidDel="00844B63">
          <w:rPr>
            <w:rFonts w:eastAsia="SimSun" w:hint="eastAsia"/>
            <w:lang w:eastAsia="zh-CN"/>
          </w:rPr>
          <w:t xml:space="preserve">in one logic tick is equal to or less than the </w:t>
        </w:r>
        <w:r w:rsidR="00B7359A" w:rsidDel="00844B63">
          <w:rPr>
            <w:rFonts w:eastAsia="SimSun" w:hint="eastAsia"/>
            <w:lang w:eastAsia="zh-CN"/>
          </w:rPr>
          <w:t xml:space="preserve">real </w:t>
        </w:r>
        <w:r w:rsidR="00140C5F" w:rsidDel="00844B63">
          <w:rPr>
            <w:rFonts w:eastAsia="SimSun" w:hint="eastAsia"/>
            <w:lang w:eastAsia="zh-CN"/>
          </w:rPr>
          <w:t xml:space="preserve">time </w:t>
        </w:r>
        <w:r w:rsidR="00B7359A" w:rsidDel="00844B63">
          <w:rPr>
            <w:rFonts w:eastAsia="SimSun" w:hint="eastAsia"/>
            <w:lang w:eastAsia="zh-CN"/>
          </w:rPr>
          <w:t xml:space="preserve">for executing that </w:t>
        </w:r>
        <w:r w:rsidR="00140C5F" w:rsidDel="00844B63">
          <w:rPr>
            <w:rFonts w:eastAsia="SimSun" w:hint="eastAsia"/>
            <w:lang w:eastAsia="zh-CN"/>
          </w:rPr>
          <w:t>tick</w:t>
        </w:r>
        <w:r w:rsidR="007B490A" w:rsidDel="00844B63">
          <w:rPr>
            <w:rFonts w:eastAsia="SimSun" w:hint="eastAsia"/>
            <w:lang w:eastAsia="zh-CN"/>
          </w:rPr>
          <w:t xml:space="preserve"> </w:t>
        </w:r>
        <w:r w:rsidR="007B490A" w:rsidRPr="00F92227" w:rsidDel="00844B63">
          <w:rPr>
            <w:rFonts w:eastAsia="SimSun"/>
            <w:lang w:eastAsia="zh-CN"/>
          </w:rPr>
          <w:t>[14, 22]</w:t>
        </w:r>
        <w:r w:rsidR="00B13FA7" w:rsidDel="00844B63">
          <w:rPr>
            <w:rFonts w:eastAsia="SimSun" w:hint="eastAsia"/>
            <w:lang w:eastAsia="zh-CN"/>
          </w:rPr>
          <w:t xml:space="preserve">. As a result, Worst-Case Tick Time </w:t>
        </w:r>
        <w:r w:rsidR="005D7356" w:rsidDel="00844B63">
          <w:rPr>
            <w:rFonts w:eastAsia="SimSun" w:hint="eastAsia"/>
            <w:lang w:eastAsia="zh-CN"/>
          </w:rPr>
          <w:t xml:space="preserve">(WCTT) </w:t>
        </w:r>
        <w:r w:rsidR="00F42DC3" w:rsidDel="00844B63">
          <w:rPr>
            <w:rFonts w:eastAsia="SimSun"/>
            <w:lang w:eastAsia="zh-CN"/>
          </w:rPr>
          <w:t>becomes</w:t>
        </w:r>
        <w:r w:rsidR="00F42DC3" w:rsidDel="00844B63">
          <w:rPr>
            <w:rFonts w:eastAsia="SimSun" w:hint="eastAsia"/>
            <w:lang w:eastAsia="zh-CN"/>
          </w:rPr>
          <w:t xml:space="preserve"> more </w:t>
        </w:r>
        <w:r w:rsidR="00647EC3" w:rsidDel="00844B63">
          <w:rPr>
            <w:rFonts w:eastAsia="SimSun" w:hint="eastAsia"/>
            <w:lang w:eastAsia="zh-CN"/>
          </w:rPr>
          <w:t>precise</w:t>
        </w:r>
        <w:r w:rsidR="00F42DC3" w:rsidDel="00844B63">
          <w:rPr>
            <w:rFonts w:eastAsia="SimSun" w:hint="eastAsia"/>
            <w:lang w:eastAsia="zh-CN"/>
          </w:rPr>
          <w:t xml:space="preserve"> </w:t>
        </w:r>
        <w:r w:rsidR="003A5DBA" w:rsidDel="00844B63">
          <w:rPr>
            <w:rFonts w:eastAsia="SimSun" w:hint="eastAsia"/>
            <w:lang w:eastAsia="zh-CN"/>
          </w:rPr>
          <w:t xml:space="preserve">term instead of WCRT </w:t>
        </w:r>
        <w:r w:rsidR="00F42DC3" w:rsidDel="00844B63">
          <w:rPr>
            <w:rFonts w:eastAsia="SimSun" w:hint="eastAsia"/>
            <w:lang w:eastAsia="zh-CN"/>
          </w:rPr>
          <w:t xml:space="preserve">for a </w:t>
        </w:r>
        <w:r w:rsidR="003A5DBA" w:rsidDel="00844B63">
          <w:rPr>
            <w:rFonts w:eastAsia="SimSun" w:hint="eastAsia"/>
            <w:lang w:eastAsia="zh-CN"/>
          </w:rPr>
          <w:t xml:space="preserve">single </w:t>
        </w:r>
        <w:r w:rsidR="00F42DC3" w:rsidDel="00844B63">
          <w:rPr>
            <w:rFonts w:eastAsia="SimSun" w:hint="eastAsia"/>
            <w:lang w:eastAsia="zh-CN"/>
          </w:rPr>
          <w:t>clock domain in GALS system describ</w:t>
        </w:r>
        <w:r w:rsidR="00323AEA" w:rsidDel="00844B63">
          <w:rPr>
            <w:rFonts w:eastAsia="SimSun" w:hint="eastAsia"/>
            <w:lang w:eastAsia="zh-CN"/>
          </w:rPr>
          <w:t>ed by</w:t>
        </w:r>
        <w:r w:rsidR="00F42DC3" w:rsidDel="00844B63">
          <w:rPr>
            <w:rFonts w:eastAsia="SimSun" w:hint="eastAsia"/>
            <w:lang w:eastAsia="zh-CN"/>
          </w:rPr>
          <w:t xml:space="preserve"> SystemJ.</w:t>
        </w:r>
        <w:r w:rsidR="00323AEA" w:rsidDel="00844B63">
          <w:rPr>
            <w:rFonts w:eastAsia="SimSun" w:hint="eastAsia"/>
            <w:lang w:eastAsia="zh-CN"/>
          </w:rPr>
          <w:t xml:space="preserve"> </w:t>
        </w:r>
        <w:r w:rsidR="004374B7" w:rsidRPr="004374B7" w:rsidDel="00844B63">
          <w:rPr>
            <w:rFonts w:eastAsia="SimSun"/>
            <w:lang w:eastAsia="zh-CN"/>
          </w:rPr>
          <w:t>For each clock domain, WCTT determines the minimal inter-arrival times of external events and also guarantees that the program will respond to each and every external event within the WCTT. In other words, WCTT defines the maximal rate for the interaction of the corresponding clock domain inside a SystemJ program with the environment.</w:t>
        </w:r>
        <w:r w:rsidR="004374B7" w:rsidRPr="004374B7" w:rsidDel="00844B63">
          <w:t xml:space="preserve"> </w:t>
        </w:r>
        <w:r w:rsidR="005F29CB" w:rsidRPr="00D17F56" w:rsidDel="00844B63">
          <w:rPr>
            <w:rFonts w:eastAsia="SimSun" w:hint="eastAsia"/>
            <w:lang w:eastAsia="zh-CN"/>
          </w:rPr>
          <w:t xml:space="preserve">We define </w:t>
        </w:r>
        <w:r w:rsidR="003C0FAA" w:rsidRPr="00D17F56" w:rsidDel="00844B63">
          <w:rPr>
            <w:rFonts w:eastAsia="SimSun" w:hint="eastAsia"/>
            <w:lang w:eastAsia="zh-CN"/>
          </w:rPr>
          <w:t>WCTT as follow,</w:t>
        </w:r>
      </w:moveFrom>
    </w:p>
    <w:p w:rsidR="005F29CB" w:rsidDel="00844B63" w:rsidRDefault="003C0FAA" w:rsidP="003C0FAA">
      <w:pPr>
        <w:pStyle w:val="bulletlist"/>
      </w:pPr>
      <w:moveFrom w:id="1006" w:author="Avinash" w:date="2014-04-05T12:05:00Z">
        <w:r w:rsidRPr="00D17F56" w:rsidDel="00844B63">
          <w:rPr>
            <w:rFonts w:eastAsia="SimSun" w:hint="eastAsia"/>
            <w:lang w:eastAsia="zh-CN"/>
          </w:rPr>
          <w:t>Definition</w:t>
        </w:r>
        <w:r w:rsidR="005F29CB" w:rsidRPr="00D17F56" w:rsidDel="00844B63">
          <w:rPr>
            <w:rFonts w:eastAsia="SimSun" w:hint="eastAsia"/>
            <w:lang w:eastAsia="zh-CN"/>
          </w:rPr>
          <w:t>: T</w:t>
        </w:r>
        <w:r w:rsidR="005F29CB" w:rsidRPr="00D17F56" w:rsidDel="00844B63">
          <w:rPr>
            <w:rFonts w:eastAsia="SimSun"/>
            <w:lang w:eastAsia="zh-CN"/>
          </w:rPr>
          <w:t>h</w:t>
        </w:r>
        <w:r w:rsidR="005F29CB" w:rsidRPr="00D17F56" w:rsidDel="00844B63">
          <w:rPr>
            <w:rFonts w:eastAsia="SimSun" w:hint="eastAsia"/>
            <w:lang w:eastAsia="zh-CN"/>
          </w:rPr>
          <w:t>e WCTT value of a clock-domain of a GALS system is equal to the maximum execution time from the beginning to the end of every tick over all possible execution paths of that tick.</w:t>
        </w:r>
      </w:moveFrom>
    </w:p>
    <w:p w:rsidR="006D7BFC" w:rsidDel="00844B63" w:rsidRDefault="003A5DBA" w:rsidP="00742932">
      <w:pPr>
        <w:pStyle w:val="BodyText"/>
        <w:rPr>
          <w:rFonts w:eastAsia="SimSun"/>
          <w:lang w:eastAsia="zh-CN"/>
        </w:rPr>
      </w:pPr>
      <w:moveFrom w:id="1007" w:author="Avinash" w:date="2014-04-05T12:05:00Z">
        <w:r w:rsidDel="00844B63">
          <w:rPr>
            <w:rFonts w:eastAsia="SimSun" w:hint="eastAsia"/>
            <w:lang w:eastAsia="zh-CN"/>
          </w:rPr>
          <w:t>For a GALS system</w:t>
        </w:r>
        <w:r w:rsidR="004806E1" w:rsidDel="00844B63">
          <w:rPr>
            <w:rFonts w:eastAsia="SimSun" w:hint="eastAsia"/>
            <w:lang w:eastAsia="zh-CN"/>
          </w:rPr>
          <w:t xml:space="preserve"> consisting of multiple clock-domains</w:t>
        </w:r>
        <w:r w:rsidDel="00844B63">
          <w:rPr>
            <w:rFonts w:eastAsia="SimSun" w:hint="eastAsia"/>
            <w:lang w:eastAsia="zh-CN"/>
          </w:rPr>
          <w:t xml:space="preserve">, the </w:t>
        </w:r>
        <w:r w:rsidR="006D7BFC" w:rsidDel="00844B63">
          <w:rPr>
            <w:rFonts w:eastAsia="SimSun" w:hint="eastAsia"/>
            <w:lang w:eastAsia="zh-CN"/>
          </w:rPr>
          <w:t>overall</w:t>
        </w:r>
        <w:r w:rsidDel="00844B63">
          <w:rPr>
            <w:rFonts w:eastAsia="SimSun" w:hint="eastAsia"/>
            <w:lang w:eastAsia="zh-CN"/>
          </w:rPr>
          <w:t xml:space="preserve"> </w:t>
        </w:r>
        <w:r w:rsidR="00316AE6" w:rsidDel="00844B63">
          <w:rPr>
            <w:rFonts w:eastAsia="SimSun" w:hint="eastAsia"/>
            <w:lang w:eastAsia="zh-CN"/>
          </w:rPr>
          <w:t>Worst-Case Reaction T</w:t>
        </w:r>
        <w:r w:rsidDel="00844B63">
          <w:rPr>
            <w:rFonts w:eastAsia="SimSun" w:hint="eastAsia"/>
            <w:lang w:eastAsia="zh-CN"/>
          </w:rPr>
          <w:t>ime</w:t>
        </w:r>
        <w:r w:rsidR="004806E1" w:rsidDel="00844B63">
          <w:rPr>
            <w:rFonts w:eastAsia="SimSun" w:hint="eastAsia"/>
            <w:lang w:eastAsia="zh-CN"/>
          </w:rPr>
          <w:t xml:space="preserve"> </w:t>
        </w:r>
        <w:r w:rsidR="007D7E8D" w:rsidDel="00844B63">
          <w:rPr>
            <w:rFonts w:eastAsia="SimSun" w:hint="eastAsia"/>
            <w:lang w:eastAsia="zh-CN"/>
          </w:rPr>
          <w:t xml:space="preserve">is determined by </w:t>
        </w:r>
        <w:r w:rsidR="00316AE6" w:rsidDel="00844B63">
          <w:rPr>
            <w:rFonts w:eastAsia="SimSun" w:hint="eastAsia"/>
            <w:lang w:eastAsia="zh-CN"/>
          </w:rPr>
          <w:t>the WCTT</w:t>
        </w:r>
        <w:r w:rsidR="00D373F5" w:rsidDel="00844B63">
          <w:rPr>
            <w:rFonts w:eastAsia="SimSun" w:hint="eastAsia"/>
            <w:lang w:eastAsia="zh-CN"/>
          </w:rPr>
          <w:t xml:space="preserve"> of every clock-domain </w:t>
        </w:r>
        <w:r w:rsidR="00316AE6" w:rsidDel="00844B63">
          <w:rPr>
            <w:rFonts w:eastAsia="SimSun" w:hint="eastAsia"/>
            <w:lang w:eastAsia="zh-CN"/>
          </w:rPr>
          <w:t>combining with</w:t>
        </w:r>
        <w:r w:rsidR="00D373F5" w:rsidDel="00844B63">
          <w:rPr>
            <w:rFonts w:eastAsia="SimSun" w:hint="eastAsia"/>
            <w:lang w:eastAsia="zh-CN"/>
          </w:rPr>
          <w:t xml:space="preserve"> the </w:t>
        </w:r>
        <w:r w:rsidR="00D373F5" w:rsidDel="00844B63">
          <w:rPr>
            <w:rFonts w:eastAsia="SimSun"/>
            <w:lang w:eastAsia="zh-CN"/>
          </w:rPr>
          <w:t>scheduling</w:t>
        </w:r>
        <w:r w:rsidR="00D373F5" w:rsidDel="00844B63">
          <w:rPr>
            <w:rFonts w:eastAsia="SimSun" w:hint="eastAsia"/>
            <w:lang w:eastAsia="zh-CN"/>
          </w:rPr>
          <w:t xml:space="preserve"> strategy of these clock-domains.</w:t>
        </w:r>
        <w:r w:rsidR="00A46FEE" w:rsidDel="00844B63">
          <w:rPr>
            <w:rFonts w:eastAsia="SimSun" w:hint="eastAsia"/>
            <w:lang w:eastAsia="zh-CN"/>
          </w:rPr>
          <w:t xml:space="preserve"> </w:t>
        </w:r>
        <w:r w:rsidR="00742932" w:rsidDel="00844B63">
          <w:rPr>
            <w:rFonts w:eastAsia="SimSun" w:hint="eastAsia"/>
            <w:lang w:eastAsia="zh-CN"/>
          </w:rPr>
          <w:t>T</w:t>
        </w:r>
        <w:r w:rsidR="00DE7326" w:rsidDel="00844B63">
          <w:rPr>
            <w:rFonts w:eastAsia="SimSun" w:hint="eastAsia"/>
            <w:lang w:eastAsia="zh-CN"/>
          </w:rPr>
          <w:t xml:space="preserve">raditional </w:t>
        </w:r>
        <w:r w:rsidR="002E4740" w:rsidDel="00844B63">
          <w:rPr>
            <w:rFonts w:eastAsia="SimSun" w:hint="eastAsia"/>
            <w:lang w:eastAsia="zh-CN"/>
          </w:rPr>
          <w:t>task</w:t>
        </w:r>
        <w:r w:rsidR="008B187C" w:rsidDel="00844B63">
          <w:rPr>
            <w:rFonts w:eastAsia="SimSun" w:hint="eastAsia"/>
            <w:lang w:eastAsia="zh-CN"/>
          </w:rPr>
          <w:t xml:space="preserve"> </w:t>
        </w:r>
        <w:r w:rsidR="008B187C" w:rsidDel="00844B63">
          <w:rPr>
            <w:rFonts w:eastAsia="SimSun"/>
            <w:lang w:eastAsia="zh-CN"/>
          </w:rPr>
          <w:t>scheduling</w:t>
        </w:r>
        <w:r w:rsidR="002E4740" w:rsidDel="00844B63">
          <w:rPr>
            <w:rFonts w:eastAsia="SimSun" w:hint="eastAsia"/>
            <w:lang w:eastAsia="zh-CN"/>
          </w:rPr>
          <w:t xml:space="preserve"> for distributed hard real-time s</w:t>
        </w:r>
        <w:r w:rsidR="002E4740" w:rsidDel="00844B63">
          <w:rPr>
            <w:rFonts w:eastAsia="SimSun"/>
            <w:lang w:eastAsia="zh-CN"/>
          </w:rPr>
          <w:t>y</w:t>
        </w:r>
        <w:r w:rsidR="002E4740" w:rsidDel="00844B63">
          <w:rPr>
            <w:rFonts w:eastAsia="SimSun" w:hint="eastAsia"/>
            <w:lang w:eastAsia="zh-CN"/>
          </w:rPr>
          <w:t>stem</w:t>
        </w:r>
        <w:r w:rsidR="008B187C" w:rsidDel="00844B63">
          <w:rPr>
            <w:rFonts w:eastAsia="SimSun" w:hint="eastAsia"/>
            <w:lang w:eastAsia="zh-CN"/>
          </w:rPr>
          <w:t xml:space="preserve"> </w:t>
        </w:r>
        <w:r w:rsidR="002E4740" w:rsidDel="00844B63">
          <w:rPr>
            <w:rFonts w:eastAsia="SimSun" w:hint="eastAsia"/>
            <w:lang w:eastAsia="zh-CN"/>
          </w:rPr>
          <w:t>relies</w:t>
        </w:r>
        <w:r w:rsidR="00C94340" w:rsidDel="00844B63">
          <w:rPr>
            <w:rFonts w:eastAsia="SimSun" w:hint="eastAsia"/>
            <w:lang w:eastAsia="zh-CN"/>
          </w:rPr>
          <w:t xml:space="preserve"> on </w:t>
        </w:r>
        <w:r w:rsidR="008B187C" w:rsidDel="00844B63">
          <w:rPr>
            <w:rFonts w:eastAsia="SimSun" w:hint="eastAsia"/>
            <w:lang w:eastAsia="zh-CN"/>
          </w:rPr>
          <w:t xml:space="preserve">two </w:t>
        </w:r>
        <w:r w:rsidR="00C94340" w:rsidDel="00844B63">
          <w:rPr>
            <w:rFonts w:eastAsia="SimSun" w:hint="eastAsia"/>
            <w:lang w:eastAsia="zh-CN"/>
          </w:rPr>
          <w:t>pivotal factors</w:t>
        </w:r>
        <w:r w:rsidR="00C35359" w:rsidDel="00844B63">
          <w:rPr>
            <w:rFonts w:eastAsia="SimSun" w:hint="eastAsia"/>
            <w:lang w:eastAsia="zh-CN"/>
          </w:rPr>
          <w:t xml:space="preserve">, the WCET of each task and the </w:t>
        </w:r>
        <w:r w:rsidR="00AC7280" w:rsidDel="00844B63">
          <w:rPr>
            <w:rFonts w:eastAsia="SimSun" w:hint="eastAsia"/>
            <w:lang w:eastAsia="zh-CN"/>
          </w:rPr>
          <w:t>communication cost among the</w:t>
        </w:r>
        <w:r w:rsidR="00742932" w:rsidDel="00844B63">
          <w:rPr>
            <w:rFonts w:eastAsia="SimSun" w:hint="eastAsia"/>
            <w:lang w:eastAsia="zh-CN"/>
          </w:rPr>
          <w:t xml:space="preserve"> tasks.</w:t>
        </w:r>
        <w:r w:rsidR="00742932" w:rsidRPr="00742932" w:rsidDel="00844B63">
          <w:rPr>
            <w:rFonts w:eastAsia="SimSun" w:hint="eastAsia"/>
            <w:lang w:eastAsia="zh-CN"/>
          </w:rPr>
          <w:t xml:space="preserve"> </w:t>
        </w:r>
        <w:r w:rsidR="00742932" w:rsidDel="00844B63">
          <w:rPr>
            <w:rFonts w:eastAsia="SimSun" w:hint="eastAsia"/>
            <w:lang w:eastAsia="zh-CN"/>
          </w:rPr>
          <w:t xml:space="preserve">However, the WCET of a task may be susceptible to the inter-task </w:t>
        </w:r>
        <w:r w:rsidR="00742932" w:rsidDel="00844B63">
          <w:rPr>
            <w:rFonts w:eastAsia="SimSun"/>
            <w:lang w:eastAsia="zh-CN"/>
          </w:rPr>
          <w:t>communication</w:t>
        </w:r>
        <w:r w:rsidR="00742932" w:rsidDel="00844B63">
          <w:rPr>
            <w:rFonts w:eastAsia="SimSun" w:hint="eastAsia"/>
            <w:lang w:eastAsia="zh-CN"/>
          </w:rPr>
          <w:t xml:space="preserve"> depending on the </w:t>
        </w:r>
        <w:r w:rsidR="00742932" w:rsidDel="00844B63">
          <w:rPr>
            <w:rFonts w:eastAsia="SimSun"/>
            <w:lang w:eastAsia="zh-CN"/>
          </w:rPr>
          <w:t>communication</w:t>
        </w:r>
        <w:r w:rsidR="00742932" w:rsidDel="00844B63">
          <w:rPr>
            <w:rFonts w:eastAsia="SimSun" w:hint="eastAsia"/>
            <w:lang w:eastAsia="zh-CN"/>
          </w:rPr>
          <w:t xml:space="preserve"> strategy applied. Communication strategies such as shared memory or rendezvous style message passing often requires certain form of locking of resources or blocking of tasks, making WCET analysis of those tasks highly intricate.</w:t>
        </w:r>
        <w:r w:rsidR="00841F8E" w:rsidDel="00844B63">
          <w:rPr>
            <w:rFonts w:eastAsia="SimSun" w:hint="eastAsia"/>
            <w:lang w:eastAsia="zh-CN"/>
          </w:rPr>
          <w:t xml:space="preserve"> </w:t>
        </w:r>
        <w:r w:rsidR="00742932" w:rsidDel="00844B63">
          <w:rPr>
            <w:rFonts w:eastAsia="SimSun" w:hint="eastAsia"/>
            <w:lang w:eastAsia="zh-CN"/>
          </w:rPr>
          <w:t>Analogous to</w:t>
        </w:r>
        <w:r w:rsidR="00841F8E" w:rsidDel="00844B63">
          <w:rPr>
            <w:rFonts w:eastAsia="SimSun" w:hint="eastAsia"/>
            <w:lang w:eastAsia="zh-CN"/>
          </w:rPr>
          <w:t xml:space="preserve"> traditional task scheduling, the</w:t>
        </w:r>
        <w:r w:rsidR="00BE18FB" w:rsidDel="00844B63">
          <w:rPr>
            <w:rFonts w:eastAsia="SimSun" w:hint="eastAsia"/>
            <w:lang w:eastAsia="zh-CN"/>
          </w:rPr>
          <w:t xml:space="preserve"> </w:t>
        </w:r>
        <w:r w:rsidR="00AC7280" w:rsidDel="00844B63">
          <w:rPr>
            <w:rFonts w:eastAsia="SimSun" w:hint="eastAsia"/>
            <w:lang w:eastAsia="zh-CN"/>
          </w:rPr>
          <w:t>r</w:t>
        </w:r>
        <w:r w:rsidR="00BE18FB" w:rsidDel="00844B63">
          <w:rPr>
            <w:rFonts w:eastAsia="SimSun" w:hint="eastAsia"/>
            <w:lang w:eastAsia="zh-CN"/>
          </w:rPr>
          <w:t>eal-time scheduling for</w:t>
        </w:r>
        <w:r w:rsidR="00AC7280" w:rsidDel="00844B63">
          <w:rPr>
            <w:rFonts w:eastAsia="SimSun" w:hint="eastAsia"/>
            <w:lang w:eastAsia="zh-CN"/>
          </w:rPr>
          <w:t xml:space="preserve"> clock-domains of</w:t>
        </w:r>
        <w:r w:rsidR="00BE18FB" w:rsidDel="00844B63">
          <w:rPr>
            <w:rFonts w:eastAsia="SimSun" w:hint="eastAsia"/>
            <w:lang w:eastAsia="zh-CN"/>
          </w:rPr>
          <w:t xml:space="preserve"> a GALS system is dependent on the </w:t>
        </w:r>
        <w:r w:rsidR="00BA387D" w:rsidDel="00844B63">
          <w:rPr>
            <w:rFonts w:eastAsia="SimSun" w:hint="eastAsia"/>
            <w:lang w:eastAsia="zh-CN"/>
          </w:rPr>
          <w:t xml:space="preserve">WCTT of each clock-domain and </w:t>
        </w:r>
        <w:r w:rsidR="00487A0F" w:rsidDel="00844B63">
          <w:rPr>
            <w:rFonts w:eastAsia="SimSun" w:hint="eastAsia"/>
            <w:lang w:eastAsia="zh-CN"/>
          </w:rPr>
          <w:t>inter-clock-domain commun</w:t>
        </w:r>
        <w:r w:rsidR="00AC7280" w:rsidDel="00844B63">
          <w:rPr>
            <w:rFonts w:eastAsia="SimSun" w:hint="eastAsia"/>
            <w:lang w:eastAsia="zh-CN"/>
          </w:rPr>
          <w:t xml:space="preserve">ication </w:t>
        </w:r>
        <w:r w:rsidR="00841F8E" w:rsidDel="00844B63">
          <w:rPr>
            <w:rFonts w:eastAsia="SimSun" w:hint="eastAsia"/>
            <w:lang w:eastAsia="zh-CN"/>
          </w:rPr>
          <w:t>model</w:t>
        </w:r>
        <w:r w:rsidR="00487A0F" w:rsidDel="00844B63">
          <w:rPr>
            <w:rFonts w:eastAsia="SimSun" w:hint="eastAsia"/>
            <w:lang w:eastAsia="zh-CN"/>
          </w:rPr>
          <w:t>.</w:t>
        </w:r>
        <w:r w:rsidR="00AC7280" w:rsidDel="00844B63">
          <w:rPr>
            <w:rFonts w:eastAsia="SimSun" w:hint="eastAsia"/>
            <w:lang w:eastAsia="zh-CN"/>
          </w:rPr>
          <w:t xml:space="preserve"> </w:t>
        </w:r>
        <w:r w:rsidR="00841F8E" w:rsidDel="00844B63">
          <w:rPr>
            <w:rFonts w:eastAsia="SimSun" w:hint="eastAsia"/>
            <w:lang w:eastAsia="zh-CN"/>
          </w:rPr>
          <w:t>I</w:t>
        </w:r>
        <w:r w:rsidR="00742932" w:rsidDel="00844B63">
          <w:rPr>
            <w:rFonts w:eastAsia="SimSun" w:hint="eastAsia"/>
            <w:lang w:eastAsia="zh-CN"/>
          </w:rPr>
          <w:t xml:space="preserve">n terms of </w:t>
        </w:r>
        <w:r w:rsidR="00841F8E" w:rsidDel="00844B63">
          <w:rPr>
            <w:rFonts w:eastAsia="SimSun" w:hint="eastAsia"/>
            <w:lang w:eastAsia="zh-CN"/>
          </w:rPr>
          <w:t xml:space="preserve">a </w:t>
        </w:r>
        <w:r w:rsidR="00742932" w:rsidDel="00844B63">
          <w:rPr>
            <w:rFonts w:eastAsia="SimSun" w:hint="eastAsia"/>
            <w:lang w:eastAsia="zh-CN"/>
          </w:rPr>
          <w:t xml:space="preserve">GALS system, the WCTT </w:t>
        </w:r>
        <w:r w:rsidR="00841F8E" w:rsidDel="00844B63">
          <w:rPr>
            <w:rFonts w:eastAsia="SimSun" w:hint="eastAsia"/>
            <w:lang w:eastAsia="zh-CN"/>
          </w:rPr>
          <w:t xml:space="preserve">of a clock domain containing channels varies </w:t>
        </w:r>
        <w:r w:rsidR="00742932" w:rsidDel="00844B63">
          <w:rPr>
            <w:rFonts w:eastAsia="SimSun" w:hint="eastAsia"/>
            <w:lang w:eastAsia="zh-CN"/>
          </w:rPr>
          <w:t xml:space="preserve">depending on </w:t>
        </w:r>
        <w:r w:rsidR="00841F8E" w:rsidDel="00844B63">
          <w:rPr>
            <w:rFonts w:eastAsia="SimSun" w:hint="eastAsia"/>
            <w:lang w:eastAsia="zh-CN"/>
          </w:rPr>
          <w:t>how channel communication is implemented.</w:t>
        </w:r>
        <w:r w:rsidR="00C85DED" w:rsidDel="00844B63">
          <w:rPr>
            <w:rFonts w:eastAsia="SimSun" w:hint="eastAsia"/>
            <w:lang w:eastAsia="zh-CN"/>
          </w:rPr>
          <w:t xml:space="preserve"> </w:t>
        </w:r>
        <w:r w:rsidR="00934B33" w:rsidDel="00844B63">
          <w:rPr>
            <w:rFonts w:eastAsia="SimSun" w:hint="eastAsia"/>
            <w:lang w:eastAsia="zh-CN"/>
          </w:rPr>
          <w:t>T</w:t>
        </w:r>
        <w:r w:rsidR="00C85DED" w:rsidDel="00844B63">
          <w:rPr>
            <w:rFonts w:eastAsia="SimSun" w:hint="eastAsia"/>
            <w:lang w:eastAsia="zh-CN"/>
          </w:rPr>
          <w:t xml:space="preserve">wo possible execution scenarios of ConveyorController CD from the Fruit Sorter example are </w:t>
        </w:r>
        <w:r w:rsidR="00C85DED" w:rsidDel="00844B63">
          <w:rPr>
            <w:rFonts w:eastAsia="SimSun"/>
            <w:lang w:eastAsia="zh-CN"/>
          </w:rPr>
          <w:t>shown</w:t>
        </w:r>
        <w:r w:rsidR="00934B33" w:rsidDel="00844B63">
          <w:rPr>
            <w:rFonts w:eastAsia="SimSun" w:hint="eastAsia"/>
            <w:lang w:eastAsia="zh-CN"/>
          </w:rPr>
          <w:t xml:space="preserve"> in</w:t>
        </w:r>
        <w:r w:rsidR="00C343E6" w:rsidDel="00844B63">
          <w:rPr>
            <w:rFonts w:eastAsia="SimSun" w:hint="eastAsia"/>
            <w:lang w:eastAsia="zh-CN"/>
          </w:rPr>
          <w:t xml:space="preserve"> </w:t>
        </w:r>
        <w:r w:rsidR="00C343E6" w:rsidDel="00844B63">
          <w:rPr>
            <w:rFonts w:eastAsia="SimSun"/>
            <w:lang w:eastAsia="zh-CN"/>
          </w:rPr>
          <w:fldChar w:fldCharType="begin"/>
        </w:r>
        <w:r w:rsidR="00C343E6" w:rsidDel="00844B63">
          <w:rPr>
            <w:rFonts w:eastAsia="SimSun"/>
            <w:lang w:eastAsia="zh-CN"/>
          </w:rPr>
          <w:instrText xml:space="preserve"> </w:instrText>
        </w:r>
        <w:r w:rsidR="00C343E6" w:rsidDel="00844B63">
          <w:rPr>
            <w:rFonts w:eastAsia="SimSun" w:hint="eastAsia"/>
            <w:lang w:eastAsia="zh-CN"/>
          </w:rPr>
          <w:instrText>REF _Ref384087795 \r</w:instrText>
        </w:r>
        <w:r w:rsidR="00C343E6" w:rsidDel="00844B63">
          <w:rPr>
            <w:rFonts w:eastAsia="SimSun"/>
            <w:lang w:eastAsia="zh-CN"/>
          </w:rPr>
          <w:instrText xml:space="preserve"> </w:instrText>
        </w:r>
        <w:r w:rsidR="00C343E6" w:rsidDel="00844B63">
          <w:rPr>
            <w:rFonts w:eastAsia="SimSun"/>
            <w:lang w:eastAsia="zh-CN"/>
          </w:rPr>
          <w:fldChar w:fldCharType="separate"/>
        </w:r>
        <w:r w:rsidR="008419BC" w:rsidDel="00844B63">
          <w:rPr>
            <w:rFonts w:eastAsia="SimSun"/>
            <w:lang w:eastAsia="zh-CN"/>
          </w:rPr>
          <w:t>Fig. 5</w:t>
        </w:r>
        <w:r w:rsidR="00C343E6" w:rsidDel="00844B63">
          <w:rPr>
            <w:rFonts w:eastAsia="SimSun"/>
            <w:lang w:eastAsia="zh-CN"/>
          </w:rPr>
          <w:fldChar w:fldCharType="end"/>
        </w:r>
        <w:r w:rsidR="00C85DED" w:rsidDel="00844B63">
          <w:rPr>
            <w:rFonts w:eastAsia="SimSun" w:hint="eastAsia"/>
            <w:lang w:eastAsia="zh-CN"/>
          </w:rPr>
          <w:t xml:space="preserve">. The two scenarios correspond to two different implementations of </w:t>
        </w:r>
        <w:r w:rsidR="009A6444" w:rsidDel="00844B63">
          <w:rPr>
            <w:rFonts w:eastAsia="SimSun" w:hint="eastAsia"/>
            <w:lang w:eastAsia="zh-CN"/>
          </w:rPr>
          <w:t xml:space="preserve">unidirectional </w:t>
        </w:r>
        <w:r w:rsidR="00C85DED" w:rsidDel="00844B63">
          <w:rPr>
            <w:rFonts w:eastAsia="SimSun" w:hint="eastAsia"/>
            <w:lang w:eastAsia="zh-CN"/>
          </w:rPr>
          <w:t>channel communication with CSP style rendezvous.</w:t>
        </w:r>
        <w:r w:rsidR="009A6444" w:rsidDel="00844B63">
          <w:rPr>
            <w:rFonts w:eastAsia="SimSun" w:hint="eastAsia"/>
            <w:lang w:eastAsia="zh-CN"/>
          </w:rPr>
          <w:t xml:space="preserve"> In both scenarios,</w:t>
        </w:r>
        <w:r w:rsidR="00C85DED" w:rsidDel="00844B63">
          <w:rPr>
            <w:rFonts w:eastAsia="SimSun" w:hint="eastAsia"/>
            <w:lang w:eastAsia="zh-CN"/>
          </w:rPr>
          <w:t xml:space="preserve"> a channel communication </w:t>
        </w:r>
        <w:r w:rsidR="009A6444" w:rsidDel="00844B63">
          <w:rPr>
            <w:rFonts w:eastAsia="SimSun" w:hint="eastAsia"/>
            <w:lang w:eastAsia="zh-CN"/>
          </w:rPr>
          <w:t xml:space="preserve">is initiated </w:t>
        </w:r>
        <w:r w:rsidR="00C85DED" w:rsidDel="00844B63">
          <w:rPr>
            <w:rFonts w:eastAsia="SimSun" w:hint="eastAsia"/>
            <w:lang w:eastAsia="zh-CN"/>
          </w:rPr>
          <w:t xml:space="preserve">at logic tick 4 </w:t>
        </w:r>
        <w:r w:rsidR="009A6444" w:rsidDel="00844B63">
          <w:rPr>
            <w:rFonts w:eastAsia="SimSun" w:hint="eastAsia"/>
            <w:lang w:eastAsia="zh-CN"/>
          </w:rPr>
          <w:t xml:space="preserve">by </w:t>
        </w:r>
        <w:r w:rsidR="004E3B9E" w:rsidDel="00844B63">
          <w:rPr>
            <w:rFonts w:eastAsia="SimSun" w:hint="eastAsia"/>
            <w:lang w:eastAsia="zh-CN"/>
          </w:rPr>
          <w:t xml:space="preserve">a </w:t>
        </w:r>
        <w:r w:rsidR="004E3B9E" w:rsidRPr="00C96BC2" w:rsidDel="00844B63">
          <w:rPr>
            <w:rFonts w:ascii="Courier New" w:eastAsia="SimSun" w:hAnsi="Courier New" w:cs="Courier New"/>
            <w:lang w:eastAsia="ko-KR"/>
          </w:rPr>
          <w:t>send</w:t>
        </w:r>
        <w:r w:rsidR="004E3B9E" w:rsidDel="00844B63">
          <w:rPr>
            <w:rFonts w:eastAsia="SimSun" w:hint="eastAsia"/>
            <w:lang w:eastAsia="zh-CN"/>
          </w:rPr>
          <w:t xml:space="preserve"> statement </w:t>
        </w:r>
        <w:r w:rsidR="009A6444" w:rsidDel="00844B63">
          <w:rPr>
            <w:rFonts w:eastAsia="SimSun" w:hint="eastAsia"/>
            <w:lang w:eastAsia="zh-CN"/>
          </w:rPr>
          <w:t>sending a</w:t>
        </w:r>
        <w:r w:rsidR="00C85DED" w:rsidDel="00844B63">
          <w:rPr>
            <w:rFonts w:eastAsia="SimSun" w:hint="eastAsia"/>
            <w:lang w:eastAsia="zh-CN"/>
          </w:rPr>
          <w:t xml:space="preserve"> signal through output channel ITEM_TYPE</w:t>
        </w:r>
        <w:r w:rsidR="001B71AE" w:rsidDel="00844B63">
          <w:rPr>
            <w:rFonts w:eastAsia="SimSun" w:hint="eastAsia"/>
            <w:lang w:eastAsia="zh-CN"/>
          </w:rPr>
          <w:t xml:space="preserve"> (I_T)</w:t>
        </w:r>
        <w:r w:rsidR="009A6444" w:rsidDel="00844B63">
          <w:rPr>
            <w:rFonts w:eastAsia="SimSun" w:hint="eastAsia"/>
            <w:lang w:eastAsia="zh-CN"/>
          </w:rPr>
          <w:t xml:space="preserve">. In </w:t>
        </w:r>
        <w:r w:rsidR="00C343E6" w:rsidDel="00844B63">
          <w:rPr>
            <w:rFonts w:eastAsia="SimSun"/>
            <w:lang w:eastAsia="zh-CN"/>
          </w:rPr>
          <w:fldChar w:fldCharType="begin"/>
        </w:r>
        <w:r w:rsidR="00C343E6" w:rsidDel="00844B63">
          <w:rPr>
            <w:rFonts w:eastAsia="SimSun"/>
            <w:lang w:eastAsia="zh-CN"/>
          </w:rPr>
          <w:instrText xml:space="preserve"> </w:instrText>
        </w:r>
        <w:r w:rsidR="00C343E6" w:rsidDel="00844B63">
          <w:rPr>
            <w:rFonts w:eastAsia="SimSun" w:hint="eastAsia"/>
            <w:lang w:eastAsia="zh-CN"/>
          </w:rPr>
          <w:instrText>REF _Ref384087795 \r</w:instrText>
        </w:r>
        <w:r w:rsidR="00C343E6" w:rsidDel="00844B63">
          <w:rPr>
            <w:rFonts w:eastAsia="SimSun"/>
            <w:lang w:eastAsia="zh-CN"/>
          </w:rPr>
          <w:instrText xml:space="preserve"> </w:instrText>
        </w:r>
        <w:r w:rsidR="00C343E6" w:rsidDel="00844B63">
          <w:rPr>
            <w:rFonts w:eastAsia="SimSun"/>
            <w:lang w:eastAsia="zh-CN"/>
          </w:rPr>
          <w:fldChar w:fldCharType="separate"/>
        </w:r>
        <w:r w:rsidR="008419BC" w:rsidDel="00844B63">
          <w:rPr>
            <w:rFonts w:eastAsia="SimSun"/>
            <w:lang w:eastAsia="zh-CN"/>
          </w:rPr>
          <w:t>Fig. 5</w:t>
        </w:r>
        <w:r w:rsidR="00C343E6" w:rsidDel="00844B63">
          <w:rPr>
            <w:rFonts w:eastAsia="SimSun"/>
            <w:lang w:eastAsia="zh-CN"/>
          </w:rPr>
          <w:fldChar w:fldCharType="end"/>
        </w:r>
        <w:r w:rsidR="001B71AE" w:rsidDel="00844B63">
          <w:rPr>
            <w:rFonts w:eastAsia="SimSun" w:hint="eastAsia"/>
            <w:lang w:eastAsia="zh-CN"/>
          </w:rPr>
          <w:t>(a)</w:t>
        </w:r>
        <w:r w:rsidR="009A6444" w:rsidDel="00844B63">
          <w:rPr>
            <w:rFonts w:eastAsia="SimSun" w:hint="eastAsia"/>
            <w:lang w:eastAsia="zh-CN"/>
          </w:rPr>
          <w:t>, the clock-domain is completely blocked until the receiving clock-domain is ready to accept this signal</w:t>
        </w:r>
        <w:r w:rsidR="00F259C4" w:rsidDel="00844B63">
          <w:rPr>
            <w:rFonts w:eastAsia="SimSun" w:hint="eastAsia"/>
            <w:lang w:eastAsia="zh-CN"/>
          </w:rPr>
          <w:t>. Thus the</w:t>
        </w:r>
        <w:r w:rsidR="00A132AF" w:rsidDel="00844B63">
          <w:rPr>
            <w:rFonts w:eastAsia="SimSun" w:hint="eastAsia"/>
            <w:lang w:eastAsia="zh-CN"/>
          </w:rPr>
          <w:t xml:space="preserve"> </w:t>
        </w:r>
        <w:r w:rsidR="004E3B9E" w:rsidRPr="00C96BC2" w:rsidDel="00844B63">
          <w:rPr>
            <w:rFonts w:ascii="Courier New" w:eastAsia="SimSun" w:hAnsi="Courier New" w:cs="Courier New"/>
            <w:lang w:eastAsia="ko-KR"/>
          </w:rPr>
          <w:t>send</w:t>
        </w:r>
        <w:r w:rsidR="004E3B9E" w:rsidDel="00844B63">
          <w:rPr>
            <w:rFonts w:eastAsia="SimSun" w:hint="eastAsia"/>
            <w:lang w:eastAsia="zh-CN"/>
          </w:rPr>
          <w:t xml:space="preserve"> statement halts the </w:t>
        </w:r>
        <w:r w:rsidR="00A132AF" w:rsidDel="00844B63">
          <w:rPr>
            <w:rFonts w:eastAsia="SimSun" w:hint="eastAsia"/>
            <w:lang w:eastAsia="zh-CN"/>
          </w:rPr>
          <w:t>who</w:t>
        </w:r>
        <w:r w:rsidR="004E3B9E" w:rsidDel="00844B63">
          <w:rPr>
            <w:rFonts w:eastAsia="SimSun" w:hint="eastAsia"/>
            <w:lang w:eastAsia="zh-CN"/>
          </w:rPr>
          <w:t xml:space="preserve">le clock domain </w:t>
        </w:r>
        <w:r w:rsidR="002C28D6" w:rsidDel="00844B63">
          <w:rPr>
            <w:rFonts w:eastAsia="SimSun" w:hint="eastAsia"/>
            <w:lang w:eastAsia="zh-CN"/>
          </w:rPr>
          <w:t>until the arrival of acknowledgement from receiving clock-domain indicating it is ready to receive.</w:t>
        </w:r>
        <w:r w:rsidR="00B41207" w:rsidDel="00844B63">
          <w:rPr>
            <w:rFonts w:eastAsia="SimSun" w:hint="eastAsia"/>
            <w:lang w:eastAsia="zh-CN"/>
          </w:rPr>
          <w:t xml:space="preserve"> In </w:t>
        </w:r>
        <w:r w:rsidR="00C343E6" w:rsidDel="00844B63">
          <w:rPr>
            <w:rFonts w:eastAsia="SimSun"/>
            <w:lang w:eastAsia="zh-CN"/>
          </w:rPr>
          <w:fldChar w:fldCharType="begin"/>
        </w:r>
        <w:r w:rsidR="00C343E6" w:rsidDel="00844B63">
          <w:rPr>
            <w:rFonts w:eastAsia="SimSun"/>
            <w:lang w:eastAsia="zh-CN"/>
          </w:rPr>
          <w:instrText xml:space="preserve"> </w:instrText>
        </w:r>
        <w:r w:rsidR="00C343E6" w:rsidDel="00844B63">
          <w:rPr>
            <w:rFonts w:eastAsia="SimSun" w:hint="eastAsia"/>
            <w:lang w:eastAsia="zh-CN"/>
          </w:rPr>
          <w:instrText>REF _Ref384087795 \r</w:instrText>
        </w:r>
        <w:r w:rsidR="00C343E6" w:rsidDel="00844B63">
          <w:rPr>
            <w:rFonts w:eastAsia="SimSun"/>
            <w:lang w:eastAsia="zh-CN"/>
          </w:rPr>
          <w:instrText xml:space="preserve"> </w:instrText>
        </w:r>
        <w:r w:rsidR="00C343E6" w:rsidDel="00844B63">
          <w:rPr>
            <w:rFonts w:eastAsia="SimSun"/>
            <w:lang w:eastAsia="zh-CN"/>
          </w:rPr>
          <w:fldChar w:fldCharType="separate"/>
        </w:r>
        <w:r w:rsidR="008419BC" w:rsidDel="00844B63">
          <w:rPr>
            <w:rFonts w:eastAsia="SimSun"/>
            <w:lang w:eastAsia="zh-CN"/>
          </w:rPr>
          <w:t>Fig. 5</w:t>
        </w:r>
        <w:r w:rsidR="00C343E6" w:rsidDel="00844B63">
          <w:rPr>
            <w:rFonts w:eastAsia="SimSun"/>
            <w:lang w:eastAsia="zh-CN"/>
          </w:rPr>
          <w:fldChar w:fldCharType="end"/>
        </w:r>
        <w:r w:rsidR="001B71AE" w:rsidDel="00844B63">
          <w:rPr>
            <w:rFonts w:eastAsia="SimSun" w:hint="eastAsia"/>
            <w:lang w:eastAsia="zh-CN"/>
          </w:rPr>
          <w:t>(b)</w:t>
        </w:r>
        <w:r w:rsidR="00640821" w:rsidDel="00844B63">
          <w:rPr>
            <w:rFonts w:eastAsia="SimSun" w:hint="eastAsia"/>
            <w:lang w:eastAsia="zh-CN"/>
          </w:rPr>
          <w:t>, the channel communica</w:t>
        </w:r>
        <w:r w:rsidR="00F259C4" w:rsidDel="00844B63">
          <w:rPr>
            <w:rFonts w:eastAsia="SimSun" w:hint="eastAsia"/>
            <w:lang w:eastAsia="zh-CN"/>
          </w:rPr>
          <w:t>tion does not block the entire</w:t>
        </w:r>
        <w:r w:rsidR="00640821" w:rsidDel="00844B63">
          <w:rPr>
            <w:rFonts w:eastAsia="SimSun" w:hint="eastAsia"/>
            <w:lang w:eastAsia="zh-CN"/>
          </w:rPr>
          <w:t xml:space="preserve"> clock-domain</w:t>
        </w:r>
        <w:r w:rsidR="00B41207" w:rsidDel="00844B63">
          <w:rPr>
            <w:rFonts w:eastAsia="SimSun" w:hint="eastAsia"/>
            <w:lang w:eastAsia="zh-CN"/>
          </w:rPr>
          <w:t xml:space="preserve"> </w:t>
        </w:r>
        <w:r w:rsidR="00F259C4" w:rsidDel="00844B63">
          <w:rPr>
            <w:rFonts w:eastAsia="SimSun" w:hint="eastAsia"/>
            <w:lang w:eastAsia="zh-CN"/>
          </w:rPr>
          <w:t xml:space="preserve">and </w:t>
        </w:r>
        <w:r w:rsidR="00F259C4" w:rsidRPr="00640821" w:rsidDel="00844B63">
          <w:rPr>
            <w:rFonts w:eastAsia="SimSun"/>
            <w:lang w:eastAsia="zh-CN"/>
          </w:rPr>
          <w:t>the sibling synchronous parallel reaction</w:t>
        </w:r>
        <w:r w:rsidR="00F259C4" w:rsidDel="00844B63">
          <w:rPr>
            <w:rFonts w:eastAsia="SimSun" w:hint="eastAsia"/>
            <w:lang w:eastAsia="zh-CN"/>
          </w:rPr>
          <w:t>s</w:t>
        </w:r>
        <w:r w:rsidR="004E3B9E" w:rsidDel="00844B63">
          <w:rPr>
            <w:rFonts w:eastAsia="SimSun" w:hint="eastAsia"/>
            <w:lang w:eastAsia="zh-CN"/>
          </w:rPr>
          <w:t xml:space="preserve"> can</w:t>
        </w:r>
        <w:r w:rsidR="00F259C4" w:rsidRPr="00640821" w:rsidDel="00844B63">
          <w:rPr>
            <w:rFonts w:eastAsia="SimSun"/>
            <w:lang w:eastAsia="zh-CN"/>
          </w:rPr>
          <w:t xml:space="preserve"> proceed further</w:t>
        </w:r>
        <w:r w:rsidR="004E3B9E" w:rsidDel="00844B63">
          <w:rPr>
            <w:rFonts w:eastAsia="SimSun" w:hint="eastAsia"/>
            <w:lang w:eastAsia="zh-CN"/>
          </w:rPr>
          <w:t xml:space="preserve"> after sending through channel</w:t>
        </w:r>
        <w:r w:rsidR="00F259C4" w:rsidRPr="00640821" w:rsidDel="00844B63">
          <w:rPr>
            <w:rFonts w:eastAsia="SimSun"/>
            <w:lang w:eastAsia="zh-CN"/>
          </w:rPr>
          <w:t>.</w:t>
        </w:r>
        <w:r w:rsidR="004E3B9E" w:rsidDel="00844B63">
          <w:rPr>
            <w:rFonts w:eastAsia="SimSun" w:hint="eastAsia"/>
            <w:lang w:eastAsia="zh-CN"/>
          </w:rPr>
          <w:t xml:space="preserve"> Accordingly </w:t>
        </w:r>
        <w:r w:rsidR="001B71AE" w:rsidDel="00844B63">
          <w:rPr>
            <w:rFonts w:eastAsia="SimSun" w:hint="eastAsia"/>
            <w:lang w:eastAsia="zh-CN"/>
          </w:rPr>
          <w:t xml:space="preserve">the clock-domain proceeds with </w:t>
        </w:r>
        <w:r w:rsidR="004E3B9E" w:rsidDel="00844B63">
          <w:rPr>
            <w:rFonts w:eastAsia="SimSun" w:hint="eastAsia"/>
            <w:lang w:eastAsia="zh-CN"/>
          </w:rPr>
          <w:t>Tick3-6</w:t>
        </w:r>
        <w:r w:rsidR="001B71AE" w:rsidDel="00844B63">
          <w:rPr>
            <w:rFonts w:eastAsia="SimSun" w:hint="eastAsia"/>
            <w:lang w:eastAsia="zh-CN"/>
          </w:rPr>
          <w:t xml:space="preserve"> </w:t>
        </w:r>
        <w:r w:rsidR="009A7EDC" w:rsidDel="00844B63">
          <w:rPr>
            <w:rFonts w:eastAsia="SimSun" w:hint="eastAsia"/>
            <w:lang w:eastAsia="zh-CN"/>
          </w:rPr>
          <w:t xml:space="preserve">during the channel </w:t>
        </w:r>
        <w:r w:rsidR="009A7EDC" w:rsidDel="00844B63">
          <w:rPr>
            <w:rFonts w:eastAsia="SimSun"/>
            <w:lang w:eastAsia="zh-CN"/>
          </w:rPr>
          <w:t>communication</w:t>
        </w:r>
        <w:r w:rsidR="009A7EDC" w:rsidDel="00844B63">
          <w:rPr>
            <w:rFonts w:eastAsia="SimSun" w:hint="eastAsia"/>
            <w:lang w:eastAsia="zh-CN"/>
          </w:rPr>
          <w:t xml:space="preserve">. </w:t>
        </w:r>
        <w:r w:rsidR="00934B33" w:rsidDel="00844B63">
          <w:rPr>
            <w:rFonts w:eastAsia="SimSun" w:hint="eastAsia"/>
            <w:lang w:eastAsia="zh-CN"/>
          </w:rPr>
          <w:t xml:space="preserve">These two scenarios result in distinct </w:t>
        </w:r>
        <w:r w:rsidR="001B71AE" w:rsidDel="00844B63">
          <w:rPr>
            <w:rFonts w:eastAsia="SimSun" w:hint="eastAsia"/>
            <w:lang w:eastAsia="zh-CN"/>
          </w:rPr>
          <w:t>WCTT</w:t>
        </w:r>
        <w:r w:rsidR="00934B33" w:rsidDel="00844B63">
          <w:rPr>
            <w:rFonts w:eastAsia="SimSun" w:hint="eastAsia"/>
            <w:lang w:eastAsia="zh-CN"/>
          </w:rPr>
          <w:t>.</w:t>
        </w:r>
        <w:r w:rsidR="001B71AE" w:rsidDel="00844B63">
          <w:rPr>
            <w:rFonts w:eastAsia="SimSun" w:hint="eastAsia"/>
            <w:lang w:eastAsia="zh-CN"/>
          </w:rPr>
          <w:t xml:space="preserve"> </w:t>
        </w:r>
        <w:r w:rsidR="00934B33" w:rsidDel="00844B63">
          <w:rPr>
            <w:rFonts w:eastAsia="SimSun" w:hint="eastAsia"/>
            <w:lang w:eastAsia="zh-CN"/>
          </w:rPr>
          <w:t xml:space="preserve">For the range of </w:t>
        </w:r>
        <w:r w:rsidR="001B71AE" w:rsidDel="00844B63">
          <w:rPr>
            <w:rFonts w:eastAsia="SimSun" w:hint="eastAsia"/>
            <w:lang w:eastAsia="zh-CN"/>
          </w:rPr>
          <w:t xml:space="preserve">real </w:t>
        </w:r>
        <w:r w:rsidR="00934B33" w:rsidDel="00844B63">
          <w:rPr>
            <w:rFonts w:eastAsia="SimSun" w:hint="eastAsia"/>
            <w:lang w:eastAsia="zh-CN"/>
          </w:rPr>
          <w:t>execution</w:t>
        </w:r>
        <w:r w:rsidR="001B71AE" w:rsidDel="00844B63">
          <w:rPr>
            <w:rFonts w:eastAsia="SimSun" w:hint="eastAsia"/>
            <w:lang w:eastAsia="zh-CN"/>
          </w:rPr>
          <w:t xml:space="preserve"> time from 0 to 64 </w:t>
        </w:r>
        <w:r w:rsidR="001B71AE" w:rsidRPr="006F7E16" w:rsidDel="00844B63">
          <w:rPr>
            <w:rFonts w:eastAsia="SimSun" w:hint="eastAsia"/>
            <w:i/>
            <w:lang w:eastAsia="zh-CN"/>
          </w:rPr>
          <w:t>ms</w:t>
        </w:r>
        <w:r w:rsidR="00934B33" w:rsidDel="00844B63">
          <w:rPr>
            <w:rFonts w:eastAsia="SimSun" w:hint="eastAsia"/>
            <w:lang w:eastAsia="zh-CN"/>
          </w:rPr>
          <w:t xml:space="preserve">, the </w:t>
        </w:r>
        <w:r w:rsidR="006A01BA" w:rsidDel="00844B63">
          <w:rPr>
            <w:rFonts w:eastAsia="SimSun" w:hint="eastAsia"/>
            <w:lang w:eastAsia="zh-CN"/>
          </w:rPr>
          <w:t xml:space="preserve">observed </w:t>
        </w:r>
        <w:r w:rsidR="00934B33" w:rsidDel="00844B63">
          <w:rPr>
            <w:rFonts w:eastAsia="SimSun" w:hint="eastAsia"/>
            <w:lang w:eastAsia="zh-CN"/>
          </w:rPr>
          <w:t xml:space="preserve">WCTT </w:t>
        </w:r>
        <w:r w:rsidR="00C343E6" w:rsidDel="00844B63">
          <w:rPr>
            <w:rFonts w:eastAsia="SimSun" w:hint="eastAsia"/>
            <w:lang w:eastAsia="zh-CN"/>
          </w:rPr>
          <w:t xml:space="preserve">is 30 </w:t>
        </w:r>
        <w:r w:rsidR="00C343E6" w:rsidRPr="006F7E16" w:rsidDel="00844B63">
          <w:rPr>
            <w:rFonts w:eastAsia="SimSun" w:hint="eastAsia"/>
            <w:i/>
            <w:lang w:eastAsia="zh-CN"/>
          </w:rPr>
          <w:t>ms</w:t>
        </w:r>
        <w:r w:rsidR="00C343E6" w:rsidDel="00844B63">
          <w:rPr>
            <w:rFonts w:eastAsia="SimSun" w:hint="eastAsia"/>
            <w:lang w:eastAsia="zh-CN"/>
          </w:rPr>
          <w:t xml:space="preserve"> in </w:t>
        </w:r>
        <w:r w:rsidR="00C343E6" w:rsidDel="00844B63">
          <w:rPr>
            <w:rFonts w:eastAsia="SimSun"/>
            <w:lang w:eastAsia="zh-CN"/>
          </w:rPr>
          <w:fldChar w:fldCharType="begin"/>
        </w:r>
        <w:r w:rsidR="00C343E6" w:rsidDel="00844B63">
          <w:rPr>
            <w:rFonts w:eastAsia="SimSun"/>
            <w:lang w:eastAsia="zh-CN"/>
          </w:rPr>
          <w:instrText xml:space="preserve"> </w:instrText>
        </w:r>
        <w:r w:rsidR="00C343E6" w:rsidDel="00844B63">
          <w:rPr>
            <w:rFonts w:eastAsia="SimSun" w:hint="eastAsia"/>
            <w:lang w:eastAsia="zh-CN"/>
          </w:rPr>
          <w:instrText>REF _Ref384087795 \r</w:instrText>
        </w:r>
        <w:r w:rsidR="00C343E6" w:rsidDel="00844B63">
          <w:rPr>
            <w:rFonts w:eastAsia="SimSun"/>
            <w:lang w:eastAsia="zh-CN"/>
          </w:rPr>
          <w:instrText xml:space="preserve"> </w:instrText>
        </w:r>
        <w:r w:rsidR="00C343E6" w:rsidDel="00844B63">
          <w:rPr>
            <w:rFonts w:eastAsia="SimSun"/>
            <w:lang w:eastAsia="zh-CN"/>
          </w:rPr>
          <w:fldChar w:fldCharType="separate"/>
        </w:r>
        <w:r w:rsidR="008419BC" w:rsidDel="00844B63">
          <w:rPr>
            <w:rFonts w:eastAsia="SimSun"/>
            <w:lang w:eastAsia="zh-CN"/>
          </w:rPr>
          <w:t>Fig. 5</w:t>
        </w:r>
        <w:r w:rsidR="00C343E6" w:rsidDel="00844B63">
          <w:rPr>
            <w:rFonts w:eastAsia="SimSun"/>
            <w:lang w:eastAsia="zh-CN"/>
          </w:rPr>
          <w:fldChar w:fldCharType="end"/>
        </w:r>
        <w:r w:rsidR="00C343E6" w:rsidDel="00844B63">
          <w:rPr>
            <w:rFonts w:eastAsia="SimSun" w:hint="eastAsia"/>
            <w:lang w:eastAsia="zh-CN"/>
          </w:rPr>
          <w:t xml:space="preserve">(a) </w:t>
        </w:r>
        <w:r w:rsidR="001B71AE" w:rsidDel="00844B63">
          <w:rPr>
            <w:rFonts w:eastAsia="SimSun" w:hint="eastAsia"/>
            <w:lang w:eastAsia="zh-CN"/>
          </w:rPr>
          <w:t>and 12ms i</w:t>
        </w:r>
        <w:r w:rsidR="006A01BA" w:rsidDel="00844B63">
          <w:rPr>
            <w:rFonts w:eastAsia="SimSun" w:hint="eastAsia"/>
            <w:lang w:eastAsia="zh-CN"/>
          </w:rPr>
          <w:t xml:space="preserve">n </w:t>
        </w:r>
        <w:r w:rsidR="00C343E6" w:rsidDel="00844B63">
          <w:rPr>
            <w:rFonts w:eastAsia="SimSun"/>
            <w:lang w:eastAsia="zh-CN"/>
          </w:rPr>
          <w:fldChar w:fldCharType="begin"/>
        </w:r>
        <w:r w:rsidR="00C343E6" w:rsidDel="00844B63">
          <w:rPr>
            <w:rFonts w:eastAsia="SimSun"/>
            <w:lang w:eastAsia="zh-CN"/>
          </w:rPr>
          <w:instrText xml:space="preserve"> </w:instrText>
        </w:r>
        <w:r w:rsidR="00C343E6" w:rsidDel="00844B63">
          <w:rPr>
            <w:rFonts w:eastAsia="SimSun" w:hint="eastAsia"/>
            <w:lang w:eastAsia="zh-CN"/>
          </w:rPr>
          <w:instrText>REF _Ref384087795 \r</w:instrText>
        </w:r>
        <w:r w:rsidR="00C343E6" w:rsidDel="00844B63">
          <w:rPr>
            <w:rFonts w:eastAsia="SimSun"/>
            <w:lang w:eastAsia="zh-CN"/>
          </w:rPr>
          <w:instrText xml:space="preserve"> </w:instrText>
        </w:r>
        <w:r w:rsidR="00C343E6" w:rsidDel="00844B63">
          <w:rPr>
            <w:rFonts w:eastAsia="SimSun"/>
            <w:lang w:eastAsia="zh-CN"/>
          </w:rPr>
          <w:fldChar w:fldCharType="separate"/>
        </w:r>
        <w:r w:rsidR="008419BC" w:rsidDel="00844B63">
          <w:rPr>
            <w:rFonts w:eastAsia="SimSun"/>
            <w:lang w:eastAsia="zh-CN"/>
          </w:rPr>
          <w:t>Fig. 5</w:t>
        </w:r>
        <w:r w:rsidR="00C343E6" w:rsidDel="00844B63">
          <w:rPr>
            <w:rFonts w:eastAsia="SimSun"/>
            <w:lang w:eastAsia="zh-CN"/>
          </w:rPr>
          <w:fldChar w:fldCharType="end"/>
        </w:r>
        <w:r w:rsidR="001B71AE" w:rsidDel="00844B63">
          <w:rPr>
            <w:rFonts w:eastAsia="SimSun" w:hint="eastAsia"/>
            <w:lang w:eastAsia="zh-CN"/>
          </w:rPr>
          <w:t>(b).</w:t>
        </w:r>
      </w:moveFrom>
    </w:p>
    <w:p w:rsidR="00640821" w:rsidDel="00844B63" w:rsidRDefault="00640821" w:rsidP="00640821">
      <w:pPr>
        <w:pStyle w:val="BodyText"/>
        <w:rPr>
          <w:rFonts w:eastAsia="SimSun"/>
          <w:lang w:eastAsia="zh-CN"/>
        </w:rPr>
      </w:pPr>
    </w:p>
    <w:p w:rsidR="009A7EDC" w:rsidRPr="00493A10" w:rsidDel="00844B63" w:rsidRDefault="00934B33" w:rsidP="00301AF7">
      <w:pPr>
        <w:pStyle w:val="BodyText"/>
        <w:tabs>
          <w:tab w:val="clear" w:pos="288"/>
        </w:tabs>
        <w:ind w:firstLine="0"/>
        <w:rPr>
          <w:del w:id="1008" w:author="Avinash" w:date="2014-04-05T12:05:00Z"/>
          <w:rFonts w:eastAsia="SimSun"/>
          <w:lang w:eastAsia="zh-CN"/>
        </w:rPr>
      </w:pPr>
      <w:moveFrom w:id="1009" w:author="Avinash" w:date="2014-04-05T12:05:00Z">
        <w:r w:rsidDel="00844B63">
          <w:object w:dxaOrig="7182" w:dyaOrig="3287">
            <v:shape id="_x0000_i1037" type="#_x0000_t75" style="width:252.95pt;height:115.85pt" o:ole="">
              <v:imagedata r:id="rId23" o:title=""/>
            </v:shape>
            <o:OLEObject Type="Embed" ProgID="Visio.Drawing.11" ShapeID="_x0000_i1037" DrawAspect="Content" ObjectID="_1492861094" r:id="rId30"/>
          </w:object>
        </w:r>
      </w:moveFrom>
      <w:moveFromRangeEnd w:id="1004"/>
    </w:p>
    <w:p w:rsidR="00301AF7" w:rsidDel="00844B63" w:rsidRDefault="00301AF7">
      <w:pPr>
        <w:pStyle w:val="BodyText"/>
        <w:tabs>
          <w:tab w:val="clear" w:pos="288"/>
        </w:tabs>
        <w:ind w:firstLine="0"/>
        <w:rPr>
          <w:del w:id="1010" w:author="Avinash" w:date="2014-04-05T12:06:00Z"/>
          <w:lang w:eastAsia="zh-CN"/>
        </w:rPr>
        <w:pPrChange w:id="1011" w:author="Avinash" w:date="2014-04-05T12:05:00Z">
          <w:pPr>
            <w:pStyle w:val="figurecaption"/>
            <w:jc w:val="center"/>
          </w:pPr>
        </w:pPrChange>
      </w:pPr>
      <w:bookmarkStart w:id="1012" w:name="_Ref384087795"/>
      <w:del w:id="1013" w:author="Avinash" w:date="2014-04-05T12:06:00Z">
        <w:r w:rsidDel="00844B63">
          <w:rPr>
            <w:rFonts w:hint="eastAsia"/>
            <w:lang w:eastAsia="zh-CN"/>
          </w:rPr>
          <w:delText>Effects of Channel Comminication on WCTT</w:delText>
        </w:r>
        <w:bookmarkEnd w:id="1012"/>
      </w:del>
    </w:p>
    <w:p w:rsidR="00841F8E" w:rsidDel="00844B63" w:rsidRDefault="009A7EDC" w:rsidP="009A7EDC">
      <w:pPr>
        <w:pStyle w:val="BodyText"/>
        <w:rPr>
          <w:del w:id="1014" w:author="Avinash" w:date="2014-04-05T12:06:00Z"/>
          <w:rFonts w:eastAsia="SimSun"/>
          <w:lang w:eastAsia="zh-CN"/>
        </w:rPr>
      </w:pPr>
      <w:del w:id="1015" w:author="Avinash" w:date="2014-04-05T12:06:00Z">
        <w:r w:rsidRPr="000E6F17" w:rsidDel="00844B63">
          <w:rPr>
            <w:rFonts w:eastAsia="SimSun" w:hint="eastAsia"/>
            <w:lang w:eastAsia="zh-CN"/>
          </w:rPr>
          <w:delText xml:space="preserve">SystemJ exploits the same channel </w:delText>
        </w:r>
        <w:r w:rsidRPr="000E6F17" w:rsidDel="00844B63">
          <w:rPr>
            <w:rFonts w:eastAsia="SimSun"/>
            <w:lang w:eastAsia="zh-CN"/>
          </w:rPr>
          <w:delText>communication</w:delText>
        </w:r>
        <w:r w:rsidRPr="000E6F17" w:rsidDel="00844B63">
          <w:rPr>
            <w:rFonts w:eastAsia="SimSun" w:hint="eastAsia"/>
            <w:lang w:eastAsia="zh-CN"/>
          </w:rPr>
          <w:delText xml:space="preserve"> style as </w:delText>
        </w:r>
        <w:r w:rsidRPr="000E6F17" w:rsidDel="00844B63">
          <w:rPr>
            <w:rFonts w:eastAsia="SimSun"/>
            <w:lang w:eastAsia="zh-CN"/>
          </w:rPr>
          <w:delText>shown</w:delText>
        </w:r>
        <w:r w:rsidRPr="000E6F17" w:rsidDel="00844B63">
          <w:rPr>
            <w:rFonts w:eastAsia="SimSun" w:hint="eastAsia"/>
            <w:lang w:eastAsia="zh-CN"/>
          </w:rPr>
          <w:delText xml:space="preserve"> in </w:delText>
        </w:r>
        <w:r w:rsidR="00C343E6" w:rsidDel="00844B63">
          <w:rPr>
            <w:lang w:eastAsia="zh-CN"/>
          </w:rPr>
          <w:fldChar w:fldCharType="begin"/>
        </w:r>
        <w:r w:rsidR="00C343E6" w:rsidDel="00844B63">
          <w:rPr>
            <w:rFonts w:eastAsia="SimSun"/>
            <w:lang w:eastAsia="zh-CN"/>
          </w:rPr>
          <w:delInstrText xml:space="preserve"> </w:delInstrText>
        </w:r>
        <w:r w:rsidR="00C343E6" w:rsidDel="00844B63">
          <w:rPr>
            <w:rFonts w:eastAsia="SimSun" w:hint="eastAsia"/>
            <w:lang w:eastAsia="zh-CN"/>
          </w:rPr>
          <w:delInstrText>REF _Ref384087795 \r</w:delInstrText>
        </w:r>
        <w:r w:rsidR="00C343E6" w:rsidDel="00844B63">
          <w:rPr>
            <w:rFonts w:eastAsia="SimSun"/>
            <w:lang w:eastAsia="zh-CN"/>
          </w:rPr>
          <w:delInstrText xml:space="preserve"> </w:delInstrText>
        </w:r>
        <w:r w:rsidR="00C343E6" w:rsidDel="00844B63">
          <w:rPr>
            <w:lang w:eastAsia="zh-CN"/>
          </w:rPr>
          <w:fldChar w:fldCharType="separate"/>
        </w:r>
        <w:r w:rsidR="008419BC" w:rsidDel="00844B63">
          <w:rPr>
            <w:rFonts w:eastAsia="SimSun"/>
            <w:lang w:eastAsia="zh-CN"/>
          </w:rPr>
          <w:delText>Fig. 5</w:delText>
        </w:r>
        <w:r w:rsidR="00C343E6" w:rsidDel="00844B63">
          <w:rPr>
            <w:lang w:eastAsia="zh-CN"/>
          </w:rPr>
          <w:fldChar w:fldCharType="end"/>
        </w:r>
        <w:r w:rsidRPr="000E6F17" w:rsidDel="00844B63">
          <w:rPr>
            <w:rFonts w:eastAsia="SimSun" w:hint="eastAsia"/>
            <w:lang w:eastAsia="zh-CN"/>
          </w:rPr>
          <w:delText xml:space="preserve">(b), therefore the </w:delText>
        </w:r>
        <w:r w:rsidDel="00844B63">
          <w:rPr>
            <w:rFonts w:eastAsia="SimSun" w:hint="eastAsia"/>
            <w:lang w:eastAsia="zh-CN"/>
          </w:rPr>
          <w:delText>CSP style rendezvous is compartmentalized into separate logic ticks</w:delText>
        </w:r>
        <w:r w:rsidR="00326E55" w:rsidDel="00844B63">
          <w:rPr>
            <w:rFonts w:eastAsia="SimSun" w:hint="eastAsia"/>
            <w:lang w:eastAsia="zh-CN"/>
          </w:rPr>
          <w:delText xml:space="preserve"> [</w:delText>
        </w:r>
        <w:r w:rsidR="00BE3908" w:rsidDel="00844B63">
          <w:rPr>
            <w:rFonts w:eastAsia="SimSun" w:hint="eastAsia"/>
            <w:lang w:eastAsia="zh-CN"/>
          </w:rPr>
          <w:delText>TODO</w:delText>
        </w:r>
        <w:r w:rsidR="00326E55" w:rsidDel="00844B63">
          <w:rPr>
            <w:rFonts w:eastAsia="SimSun" w:hint="eastAsia"/>
            <w:lang w:eastAsia="zh-CN"/>
          </w:rPr>
          <w:delText>]</w:delText>
        </w:r>
        <w:r w:rsidDel="00844B63">
          <w:rPr>
            <w:rFonts w:eastAsia="SimSun" w:hint="eastAsia"/>
            <w:lang w:eastAsia="zh-CN"/>
          </w:rPr>
          <w:delText xml:space="preserve">. This sound implementation fundamentally </w:delText>
        </w:r>
        <w:r w:rsidR="0014197C" w:rsidDel="00844B63">
          <w:rPr>
            <w:rFonts w:eastAsia="SimSun" w:hint="eastAsia"/>
            <w:lang w:eastAsia="zh-CN"/>
          </w:rPr>
          <w:delText>enables</w:delText>
        </w:r>
        <w:r w:rsidR="00326E55" w:rsidDel="00844B63">
          <w:rPr>
            <w:rFonts w:eastAsia="SimSun" w:hint="eastAsia"/>
            <w:lang w:eastAsia="zh-CN"/>
          </w:rPr>
          <w:delText xml:space="preserve"> WCTT analysis of a clock domain </w:delText>
        </w:r>
        <w:r w:rsidR="0014197C" w:rsidDel="00844B63">
          <w:rPr>
            <w:rFonts w:eastAsia="SimSun" w:hint="eastAsia"/>
            <w:lang w:eastAsia="zh-CN"/>
          </w:rPr>
          <w:delText xml:space="preserve">to be </w:delText>
        </w:r>
        <w:r w:rsidR="00326E55" w:rsidDel="00844B63">
          <w:rPr>
            <w:rFonts w:eastAsia="SimSun"/>
            <w:lang w:eastAsia="zh-CN"/>
          </w:rPr>
          <w:delText>independent</w:delText>
        </w:r>
        <w:r w:rsidR="00326E55" w:rsidDel="00844B63">
          <w:rPr>
            <w:rFonts w:eastAsia="SimSun" w:hint="eastAsia"/>
            <w:lang w:eastAsia="zh-CN"/>
          </w:rPr>
          <w:delText xml:space="preserve"> fr</w:delText>
        </w:r>
        <w:r w:rsidR="0014197C" w:rsidDel="00844B63">
          <w:rPr>
            <w:rFonts w:eastAsia="SimSun" w:hint="eastAsia"/>
            <w:lang w:eastAsia="zh-CN"/>
          </w:rPr>
          <w:delText>om inter-</w:delText>
        </w:r>
        <w:r w:rsidR="00326E55" w:rsidDel="00844B63">
          <w:rPr>
            <w:rFonts w:eastAsia="SimSun" w:hint="eastAsia"/>
            <w:lang w:eastAsia="zh-CN"/>
          </w:rPr>
          <w:delText>clock-domain communications, thus mak</w:delText>
        </w:r>
        <w:r w:rsidR="00934B33" w:rsidDel="00844B63">
          <w:rPr>
            <w:rFonts w:eastAsia="SimSun" w:hint="eastAsia"/>
            <w:lang w:eastAsia="zh-CN"/>
          </w:rPr>
          <w:delText>ing</w:delText>
        </w:r>
        <w:r w:rsidR="00326E55" w:rsidDel="00844B63">
          <w:rPr>
            <w:rFonts w:eastAsia="SimSun" w:hint="eastAsia"/>
            <w:lang w:eastAsia="zh-CN"/>
          </w:rPr>
          <w:delText xml:space="preserve"> the WCRT analysis of GALS system tractable.</w:delText>
        </w:r>
      </w:del>
    </w:p>
    <w:p w:rsidR="00337DFA" w:rsidRPr="00337DFA" w:rsidRDefault="00EF3781" w:rsidP="00337DFA">
      <w:pPr>
        <w:pStyle w:val="Heading2"/>
        <w:tabs>
          <w:tab w:val="clear" w:pos="360"/>
          <w:tab w:val="num" w:pos="288"/>
        </w:tabs>
        <w:rPr>
          <w:rFonts w:eastAsia="SimSun"/>
          <w:lang w:eastAsia="zh-CN"/>
        </w:rPr>
      </w:pPr>
      <w:r>
        <w:rPr>
          <w:rFonts w:eastAsia="SimSun" w:hint="eastAsia"/>
          <w:lang w:eastAsia="zh-CN"/>
        </w:rPr>
        <w:t>WCRT Analysis Framework</w:t>
      </w:r>
    </w:p>
    <w:p w:rsidR="006572CE" w:rsidRPr="006572CE" w:rsidRDefault="004C068E" w:rsidP="006572CE">
      <w:pPr>
        <w:pStyle w:val="BodyText"/>
        <w:tabs>
          <w:tab w:val="clear" w:pos="288"/>
        </w:tabs>
        <w:ind w:firstLine="0"/>
        <w:rPr>
          <w:rFonts w:eastAsia="SimSun"/>
          <w:lang w:eastAsia="zh-CN"/>
        </w:rPr>
      </w:pPr>
      <w:r>
        <w:object w:dxaOrig="7469" w:dyaOrig="4175">
          <v:shape id="_x0000_i1038" type="#_x0000_t75" style="width:252.95pt;height:140.85pt" o:ole="">
            <v:imagedata r:id="rId31" o:title=""/>
          </v:shape>
          <o:OLEObject Type="Embed" ProgID="Visio.Drawing.11" ShapeID="_x0000_i1038" DrawAspect="Content" ObjectID="_1492861095" r:id="rId32"/>
        </w:object>
      </w:r>
    </w:p>
    <w:p w:rsidR="006572CE" w:rsidRDefault="006572CE" w:rsidP="006572CE">
      <w:pPr>
        <w:pStyle w:val="figurecaption"/>
        <w:jc w:val="center"/>
        <w:rPr>
          <w:lang w:eastAsia="zh-CN"/>
        </w:rPr>
      </w:pPr>
      <w:bookmarkStart w:id="1016" w:name="_Ref384087919"/>
      <w:r>
        <w:rPr>
          <w:rFonts w:hint="eastAsia"/>
          <w:lang w:eastAsia="zh-CN"/>
        </w:rPr>
        <w:t>WCRT Analysis Framework</w:t>
      </w:r>
      <w:bookmarkEnd w:id="1016"/>
    </w:p>
    <w:p w:rsidR="00D07409" w:rsidDel="00695868" w:rsidRDefault="00D07409" w:rsidP="00EF3781">
      <w:pPr>
        <w:pStyle w:val="BodyText"/>
        <w:rPr>
          <w:del w:id="1017" w:author="ben" w:date="2014-04-06T23:37:00Z"/>
          <w:rFonts w:eastAsia="SimSun"/>
          <w:lang w:eastAsia="zh-CN"/>
        </w:rPr>
        <w:sectPr w:rsidR="00D07409" w:rsidDel="00695868" w:rsidSect="00D17F56">
          <w:type w:val="continuous"/>
          <w:pgSz w:w="11909" w:h="16834" w:code="9"/>
          <w:pgMar w:top="1080" w:right="734" w:bottom="2434" w:left="734" w:header="720" w:footer="720" w:gutter="0"/>
          <w:cols w:num="2" w:space="360"/>
          <w:docGrid w:linePitch="360"/>
        </w:sectPr>
      </w:pPr>
    </w:p>
    <w:p w:rsidR="006A4475" w:rsidRDefault="006A4475" w:rsidP="006A4475">
      <w:pPr>
        <w:pStyle w:val="figurecaption"/>
        <w:numPr>
          <w:ilvl w:val="0"/>
          <w:numId w:val="0"/>
        </w:numPr>
        <w:ind w:left="360" w:hanging="360"/>
        <w:rPr>
          <w:ins w:id="1018" w:author="ben" w:date="2014-04-06T19:17:00Z"/>
          <w:lang w:eastAsia="zh-CN"/>
        </w:rPr>
      </w:pPr>
    </w:p>
    <w:p w:rsidR="00BF1E15" w:rsidDel="00695868" w:rsidRDefault="00BF1E15">
      <w:pPr>
        <w:pStyle w:val="figurecaption"/>
        <w:numPr>
          <w:ilvl w:val="0"/>
          <w:numId w:val="0"/>
        </w:numPr>
        <w:ind w:left="360" w:hanging="360"/>
        <w:rPr>
          <w:del w:id="1019" w:author="ben" w:date="2014-04-06T23:38:00Z"/>
          <w:lang w:eastAsia="zh-CN"/>
        </w:rPr>
        <w:pPrChange w:id="1020" w:author="ben" w:date="2014-04-06T23:30:00Z">
          <w:pPr>
            <w:pStyle w:val="figurecaption"/>
            <w:numPr>
              <w:numId w:val="0"/>
            </w:numPr>
            <w:ind w:left="0" w:firstLine="0"/>
          </w:pPr>
        </w:pPrChange>
      </w:pPr>
    </w:p>
    <w:p w:rsidR="006A4475" w:rsidDel="00A860C8" w:rsidRDefault="006A4475" w:rsidP="006A4475">
      <w:pPr>
        <w:pStyle w:val="ListParagraph"/>
        <w:rPr>
          <w:del w:id="1021" w:author="ben" w:date="2014-04-06T23:34:00Z"/>
          <w:lang w:eastAsia="zh-CN"/>
        </w:rPr>
      </w:pPr>
    </w:p>
    <w:p w:rsidR="00D07409" w:rsidRDefault="00D07409" w:rsidP="00D07409">
      <w:pPr>
        <w:pStyle w:val="figurecaption"/>
        <w:jc w:val="center"/>
        <w:rPr>
          <w:lang w:eastAsia="zh-CN"/>
        </w:rPr>
      </w:pPr>
      <w:bookmarkStart w:id="1022" w:name="_Ref384117165"/>
      <w:r>
        <w:rPr>
          <w:rFonts w:hint="eastAsia"/>
          <w:lang w:eastAsia="zh-CN"/>
        </w:rPr>
        <w:t xml:space="preserve">Conversion from AGRC to </w:t>
      </w:r>
      <w:bookmarkEnd w:id="1022"/>
      <w:r w:rsidR="008C1DA3">
        <w:rPr>
          <w:rFonts w:hint="eastAsia"/>
          <w:lang w:eastAsia="zh-CN"/>
        </w:rPr>
        <w:t>CDUM</w:t>
      </w:r>
    </w:p>
    <w:p w:rsidR="00D07409" w:rsidRDefault="008D4F5D">
      <w:pPr>
        <w:pStyle w:val="Heading2"/>
        <w:rPr>
          <w:ins w:id="1023" w:author="Avinash" w:date="2014-04-05T12:07:00Z"/>
          <w:rFonts w:eastAsia="SimSun"/>
          <w:lang w:eastAsia="zh-CN"/>
        </w:rPr>
        <w:pPrChange w:id="1024" w:author="Avinash" w:date="2014-04-05T12:07:00Z">
          <w:pPr>
            <w:pStyle w:val="BodyText"/>
          </w:pPr>
        </w:pPrChange>
      </w:pPr>
      <w:del w:id="1025" w:author="ben" w:date="2014-04-06T19:17:00Z">
        <w:r>
          <w:pict>
            <v:shape id="_x0000_s1035" type="#_x0000_t75" style="position:absolute;left:0;text-align:left;margin-left:15.1pt;margin-top:-8.6pt;width:483.3pt;height:347.25pt;z-index:251657728">
              <v:imagedata r:id="rId33" o:title=""/>
              <w10:wrap type="topAndBottom"/>
            </v:shape>
            <o:OLEObject Type="Embed" ProgID="Visio.Drawing.11" ShapeID="_x0000_s1035" DrawAspect="Content" ObjectID="_1492861098" r:id="rId34"/>
          </w:pict>
        </w:r>
      </w:del>
      <w:ins w:id="1026" w:author="Avinash" w:date="2014-04-05T12:07:00Z">
        <w:r w:rsidR="00791AA4">
          <w:rPr>
            <w:rFonts w:eastAsia="SimSun"/>
            <w:lang w:eastAsia="zh-CN"/>
          </w:rPr>
          <w:t>The timing analyzable execution platform</w:t>
        </w:r>
      </w:ins>
    </w:p>
    <w:p w:rsidR="007D36BF" w:rsidRPr="00526FD4" w:rsidRDefault="007D36BF">
      <w:pPr>
        <w:rPr>
          <w:lang w:eastAsia="zh-CN"/>
        </w:rPr>
        <w:pPrChange w:id="1027" w:author="Avinash" w:date="2014-04-05T12:07:00Z">
          <w:pPr>
            <w:pStyle w:val="BodyText"/>
          </w:pPr>
        </w:pPrChange>
      </w:pPr>
    </w:p>
    <w:p w:rsidR="00D07409" w:rsidDel="00695868" w:rsidRDefault="00D07409" w:rsidP="00D07409">
      <w:pPr>
        <w:pStyle w:val="BodyText"/>
        <w:ind w:firstLine="0"/>
        <w:rPr>
          <w:del w:id="1028" w:author="ben" w:date="2014-04-06T23:38:00Z"/>
          <w:rFonts w:eastAsia="SimSun"/>
          <w:lang w:eastAsia="zh-CN"/>
        </w:rPr>
        <w:sectPr w:rsidR="00D07409" w:rsidDel="00695868" w:rsidSect="00D07409">
          <w:type w:val="continuous"/>
          <w:pgSz w:w="11909" w:h="16834" w:code="9"/>
          <w:pgMar w:top="1080" w:right="734" w:bottom="2434" w:left="734" w:header="720" w:footer="720" w:gutter="0"/>
          <w:cols w:space="360"/>
          <w:docGrid w:linePitch="360"/>
        </w:sectPr>
      </w:pPr>
    </w:p>
    <w:p w:rsidR="00ED56F6" w:rsidRPr="00C5553B" w:rsidRDefault="00ED56F6" w:rsidP="00ED56F6">
      <w:pPr>
        <w:pStyle w:val="BodyText"/>
        <w:rPr>
          <w:ins w:id="1029" w:author="Avinash" w:date="2014-04-05T12:08:00Z"/>
          <w:rFonts w:eastAsia="SimSun"/>
          <w:lang w:eastAsia="zh-CN"/>
        </w:rPr>
      </w:pPr>
      <w:ins w:id="1030" w:author="Avinash" w:date="2014-04-05T12:08:00Z">
        <w:r w:rsidRPr="00C5553B">
          <w:rPr>
            <w:rFonts w:eastAsia="SimSun"/>
            <w:lang w:eastAsia="zh-CN"/>
          </w:rPr>
          <w:t xml:space="preserve">SystemJ language extends Java with synchronous and asynchronous concurrency; hence SystemJ programs need to be compiled before running on target hardware platforms. The whole compilation procedure can be divided into front-end stage and back-end stage. After some internal steps in the front-end compilation, SystemJ program is translated into an intermediate format named Asynchronous GRaph Code (AGRC) which captures the formal semantics of SystemJ language and guarantees equivalence between the designed system and its implementation [14, 22]. AGRC representation of SystemJ program is then sent to back-end compilation for code generation. The platform-dependent information is used </w:t>
        </w:r>
        <w:r w:rsidRPr="00C5553B">
          <w:rPr>
            <w:rFonts w:eastAsia="SimSun"/>
            <w:lang w:eastAsia="zh-CN"/>
          </w:rPr>
          <w:lastRenderedPageBreak/>
          <w:t>by compiler back-end to generate the final back-end code, which can be directly executed on different hardware platforms.</w:t>
        </w:r>
      </w:ins>
    </w:p>
    <w:p w:rsidR="00ED56F6" w:rsidRPr="00C5553B" w:rsidRDefault="00ED56F6" w:rsidP="00ED56F6">
      <w:pPr>
        <w:pStyle w:val="BodyText"/>
        <w:rPr>
          <w:ins w:id="1031" w:author="Avinash" w:date="2014-04-05T12:08:00Z"/>
          <w:rFonts w:eastAsia="SimSun"/>
          <w:lang w:eastAsia="zh-CN"/>
        </w:rPr>
      </w:pPr>
      <w:ins w:id="1032" w:author="Avinash" w:date="2014-04-05T12:08:00Z">
        <w:r w:rsidRPr="00C5553B">
          <w:rPr>
            <w:rFonts w:eastAsia="SimSun"/>
            <w:lang w:eastAsia="zh-CN"/>
          </w:rPr>
          <w:t xml:space="preserve">Since SystemJ programs integrate both control-driven and data-driven operations, which are tightly coupled, implementing both types of operations in a single control processor is inefficient and results in bulky target code size and slow execution speed [32]. However, if we can separate control-driven and data-driven operations and execute them separately, not only can we greatly improve the execution efficiency, but the intricacy of control flow analysis could be substantially simplified. The separation of control-driven and data-driven operations for SystemJ programs has emerged in [32-34]. The main idea is to separate control-driven and data-driven operations at the back-end compilation stage and then mapping them onto two processing units, namely Control Processor (CP) and Data Processor (DP), respectively. Both processors work in tandem, hence the combination of CP and DP is also called the tandem processor [33]. </w:t>
        </w:r>
      </w:ins>
    </w:p>
    <w:p w:rsidR="00ED56F6" w:rsidRPr="00C5553B" w:rsidRDefault="00ED56F6" w:rsidP="00ED56F6">
      <w:pPr>
        <w:pStyle w:val="BodyText"/>
        <w:rPr>
          <w:ins w:id="1033" w:author="Avinash" w:date="2014-04-05T12:08:00Z"/>
          <w:rFonts w:eastAsia="SimSun"/>
          <w:lang w:eastAsia="zh-CN"/>
        </w:rPr>
      </w:pPr>
      <w:ins w:id="1034" w:author="Avinash" w:date="2014-04-05T12:08:00Z">
        <w:r w:rsidRPr="00C5553B">
          <w:rPr>
            <w:rFonts w:eastAsia="SimSun"/>
            <w:lang w:eastAsia="zh-CN"/>
          </w:rPr>
          <w:t xml:space="preserve">The control flow representing control-driven operations is named Concurrency and Reactivity Control Flow (CRCF) [36]. Besides control flow of the reactions, CRCF also includes scheduling of all reactions and clock domains, communication between reactions and clock domains, and communication with the environment. CRCF code is executed on the CP. On the other hand, the control flow of data-driven operations is called Java Control Flow (JCF), since all data computations of SystemJ programs are compiled to Java bytecodes running on the DP. </w:t>
        </w:r>
      </w:ins>
    </w:p>
    <w:p w:rsidR="00ED56F6" w:rsidRDefault="00ED56F6" w:rsidP="00ED56F6">
      <w:pPr>
        <w:pStyle w:val="BodyText"/>
        <w:rPr>
          <w:ins w:id="1035" w:author="Avinash" w:date="2014-04-05T12:08:00Z"/>
          <w:rFonts w:eastAsia="SimSun"/>
          <w:lang w:eastAsia="zh-CN"/>
        </w:rPr>
      </w:pPr>
      <w:ins w:id="1036" w:author="Avinash" w:date="2014-04-05T12:08:00Z">
        <w:r w:rsidRPr="00C5553B">
          <w:rPr>
            <w:rFonts w:eastAsia="SimSun"/>
            <w:lang w:eastAsia="zh-CN"/>
          </w:rPr>
          <w:t>With this separation, SystemJ program execution is initiated and directed by the CRCF; whenever a Java data computation is required the execution is switched to JCF and returns</w:t>
        </w:r>
        <w:r>
          <w:rPr>
            <w:rFonts w:eastAsia="SimSun"/>
            <w:lang w:eastAsia="zh-CN"/>
          </w:rPr>
          <w:t xml:space="preserve"> to CRCF again upon completion.</w:t>
        </w:r>
      </w:ins>
    </w:p>
    <w:p w:rsidR="00ED56F6" w:rsidRDefault="00ED56F6">
      <w:pPr>
        <w:pStyle w:val="Heading3"/>
        <w:rPr>
          <w:ins w:id="1037" w:author="Avinash" w:date="2014-04-05T12:08:00Z"/>
          <w:lang w:eastAsia="zh-CN"/>
        </w:rPr>
        <w:pPrChange w:id="1038" w:author="Avinash" w:date="2014-04-05T12:08:00Z">
          <w:pPr>
            <w:pStyle w:val="Heading2"/>
            <w:tabs>
              <w:tab w:val="clear" w:pos="360"/>
              <w:tab w:val="num" w:pos="288"/>
            </w:tabs>
          </w:pPr>
        </w:pPrChange>
      </w:pPr>
      <w:ins w:id="1039" w:author="Avinash" w:date="2014-04-05T12:08:00Z">
        <w:r w:rsidRPr="00C5553B">
          <w:rPr>
            <w:lang w:eastAsia="zh-CN"/>
          </w:rPr>
          <w:t>TP-JOP Multi-core Execution Platform</w:t>
        </w:r>
      </w:ins>
    </w:p>
    <w:p w:rsidR="00ED56F6" w:rsidRPr="00C5553B" w:rsidRDefault="00ED56F6" w:rsidP="00ED56F6">
      <w:pPr>
        <w:pStyle w:val="BodyText"/>
        <w:rPr>
          <w:ins w:id="1040" w:author="Avinash" w:date="2014-04-05T12:08:00Z"/>
          <w:rFonts w:eastAsia="SimSun"/>
          <w:lang w:eastAsia="zh-CN"/>
        </w:rPr>
      </w:pPr>
      <w:ins w:id="1041" w:author="Avinash" w:date="2014-04-05T12:08:00Z">
        <w:r w:rsidRPr="00C5553B">
          <w:rPr>
            <w:rFonts w:eastAsia="SimSun"/>
            <w:lang w:eastAsia="zh-CN"/>
          </w:rPr>
          <w:t>Inspired by the separation of SystemJ control/data flow, several SystemJ execution platforms have been proposed [32-37]. Among these solutions we choose a multi-core platform named Tandem Processor – Java Optimized Processor (TP-JOP) as our target execution platform. TP-JOP execution platform uses Reactivity and COncurrency Processor (ReCOP) [37] as CP and Java Optimized Processor (JOP) [38] as DP. TP-JOP is based on the idea of Tandem Processor (TP) proposed in [33] with different implementation for DP. Both ReCOP and JOP are designed with time-predictable features, which make WCTT analysis of SystemJ programs feasible on TP-JOP. The block diagram of TP-JOP is shown in</w:t>
        </w:r>
        <w:r>
          <w:rPr>
            <w:rFonts w:eastAsia="SimSun" w:hint="eastAsia"/>
            <w:lang w:eastAsia="zh-CN"/>
          </w:rPr>
          <w:t xml:space="preserve">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_Ref384087602 \r</w:instrText>
        </w:r>
        <w:r>
          <w:rPr>
            <w:rFonts w:eastAsia="SimSun"/>
            <w:lang w:eastAsia="zh-CN"/>
          </w:rPr>
          <w:instrText xml:space="preserve"> </w:instrText>
        </w:r>
        <w:r>
          <w:rPr>
            <w:rFonts w:eastAsia="SimSun"/>
            <w:lang w:eastAsia="zh-CN"/>
          </w:rPr>
          <w:fldChar w:fldCharType="separate"/>
        </w:r>
        <w:proofErr w:type="gramStart"/>
        <w:r>
          <w:rPr>
            <w:rFonts w:eastAsia="SimSun"/>
            <w:lang w:eastAsia="zh-CN"/>
          </w:rPr>
          <w:t>I</w:t>
        </w:r>
        <w:proofErr w:type="gramEnd"/>
        <w:r>
          <w:rPr>
            <w:rFonts w:eastAsia="SimSun"/>
            <w:lang w:eastAsia="zh-CN"/>
          </w:rPr>
          <w:fldChar w:fldCharType="end"/>
        </w:r>
        <w:r>
          <w:rPr>
            <w:rFonts w:eastAsia="SimSun" w:hint="eastAsia"/>
            <w:lang w:eastAsia="zh-CN"/>
          </w:rPr>
          <w:t>.</w:t>
        </w:r>
      </w:ins>
    </w:p>
    <w:p w:rsidR="00ED56F6" w:rsidRPr="00C5553B" w:rsidDel="000D77B5" w:rsidRDefault="00ED56F6" w:rsidP="00ED56F6">
      <w:pPr>
        <w:pStyle w:val="BodyText"/>
        <w:ind w:firstLine="0"/>
        <w:jc w:val="center"/>
        <w:rPr>
          <w:ins w:id="1042" w:author="Avinash" w:date="2014-04-05T12:08:00Z"/>
          <w:del w:id="1043" w:author="ben" w:date="2014-04-06T23:42:00Z"/>
          <w:rFonts w:eastAsia="SimSun"/>
          <w:lang w:eastAsia="zh-CN"/>
        </w:rPr>
      </w:pPr>
      <w:ins w:id="1044" w:author="Avinash" w:date="2014-04-05T12:08:00Z">
        <w:del w:id="1045" w:author="ben" w:date="2014-04-06T23:42:00Z">
          <w:r w:rsidDel="000D77B5">
            <w:object w:dxaOrig="10222" w:dyaOrig="6135">
              <v:shape id="_x0000_i1039" type="#_x0000_t75" style="width:227.9pt;height:137.1pt" o:ole="">
                <v:imagedata r:id="rId7" o:title=""/>
              </v:shape>
              <o:OLEObject Type="Embed" ProgID="Visio.Drawing.11" ShapeID="_x0000_i1039" DrawAspect="Content" ObjectID="_1492861096" r:id="rId35"/>
            </w:object>
          </w:r>
        </w:del>
      </w:ins>
    </w:p>
    <w:p w:rsidR="00ED56F6" w:rsidDel="000D77B5" w:rsidRDefault="00ED56F6" w:rsidP="00ED56F6">
      <w:pPr>
        <w:pStyle w:val="figurecaption"/>
        <w:ind w:left="0" w:firstLine="0"/>
        <w:jc w:val="center"/>
        <w:rPr>
          <w:ins w:id="1046" w:author="Avinash" w:date="2014-04-05T12:08:00Z"/>
          <w:del w:id="1047" w:author="ben" w:date="2014-04-06T23:42:00Z"/>
          <w:lang w:eastAsia="zh-CN"/>
        </w:rPr>
      </w:pPr>
      <w:ins w:id="1048" w:author="Avinash" w:date="2014-04-05T12:08:00Z">
        <w:del w:id="1049" w:author="ben" w:date="2014-04-06T23:42:00Z">
          <w:r w:rsidRPr="00C5553B" w:rsidDel="000D77B5">
            <w:rPr>
              <w:lang w:eastAsia="zh-CN"/>
            </w:rPr>
            <w:delText>Block diagram of TP-JOP execution platform</w:delText>
          </w:r>
        </w:del>
      </w:ins>
    </w:p>
    <w:p w:rsidR="00ED56F6" w:rsidRDefault="00ED56F6">
      <w:pPr>
        <w:pStyle w:val="Heading3"/>
        <w:rPr>
          <w:ins w:id="1050" w:author="Avinash" w:date="2014-04-05T12:08:00Z"/>
          <w:lang w:eastAsia="zh-CN"/>
        </w:rPr>
        <w:pPrChange w:id="1051" w:author="Avinash" w:date="2014-04-05T12:08:00Z">
          <w:pPr>
            <w:pStyle w:val="Heading2"/>
          </w:pPr>
        </w:pPrChange>
      </w:pPr>
      <w:ins w:id="1052" w:author="Avinash" w:date="2014-04-05T12:08:00Z">
        <w:r w:rsidRPr="00C5553B">
          <w:rPr>
            <w:lang w:eastAsia="zh-CN"/>
          </w:rPr>
          <w:t>Time-Predictable Features of TP-JOP</w:t>
        </w:r>
      </w:ins>
    </w:p>
    <w:p w:rsidR="00ED56F6" w:rsidRPr="00C5553B" w:rsidRDefault="00ED56F6" w:rsidP="00ED56F6">
      <w:pPr>
        <w:pStyle w:val="BodyText"/>
        <w:rPr>
          <w:ins w:id="1053" w:author="Avinash" w:date="2014-04-05T12:08:00Z"/>
          <w:rFonts w:eastAsia="SimSun"/>
          <w:lang w:eastAsia="zh-CN"/>
        </w:rPr>
      </w:pPr>
      <w:ins w:id="1054" w:author="Avinash" w:date="2014-04-05T12:08:00Z">
        <w:r w:rsidRPr="00C5553B">
          <w:rPr>
            <w:rFonts w:eastAsia="SimSun"/>
            <w:lang w:eastAsia="zh-CN"/>
          </w:rPr>
          <w:t>The reason for choosing TP-JOP as the target platform of SystemJ WCTT analysis is not only because it matches the separation of control flow into CRCF and JCF, but also in respect that the two processors composing TP-JOP, respectively JOP and ReCOP, are provided with time-predictable features and hence are highly suitable for timing analysis.</w:t>
        </w:r>
      </w:ins>
    </w:p>
    <w:p w:rsidR="00ED56F6" w:rsidRDefault="00ED56F6" w:rsidP="00ED56F6">
      <w:pPr>
        <w:pStyle w:val="BodyText"/>
        <w:rPr>
          <w:ins w:id="1055" w:author="ben" w:date="2014-04-06T23:42:00Z"/>
          <w:rFonts w:eastAsia="SimSun"/>
          <w:lang w:eastAsia="zh-CN"/>
        </w:rPr>
      </w:pPr>
      <w:ins w:id="1056" w:author="Avinash" w:date="2014-04-05T12:08:00Z">
        <w:r w:rsidRPr="00C5553B">
          <w:rPr>
            <w:rFonts w:eastAsia="SimSun"/>
            <w:lang w:eastAsia="zh-CN"/>
          </w:rPr>
          <w:t xml:space="preserve">JOP is an open-sourced hardware (soft-core) implementation of the Java Virtual Machine (JVM) targeting embedded real-time systems, it is a low cost processor in terms of gate count and power consumption, and it is also highly </w:t>
        </w:r>
        <w:r w:rsidRPr="00C5553B">
          <w:rPr>
            <w:rFonts w:eastAsia="SimSun"/>
            <w:lang w:eastAsia="zh-CN"/>
          </w:rPr>
          <w:lastRenderedPageBreak/>
          <w:t>customizable and extendable [38]. JOP is much more efficient in running Java programs compared to software implementations of the JVM. JOP is a time-predictable processor, which is ideally suitable for timing analysis, because of its unique architecture for time-predictable execution of Java bytecodes and Java methods. The time-predictable features of JOP include: (1) WCET of each bytecode can be predicted in terms of the number of JOP clock cycles. (2) The pipeline of JOP core is designed without prefetching and queuing in order to eliminate pipeline dependencies that are hard to analyze. In addition, the pipeline stalls, which can be caused by interrupts or memory subsystem, are also avoided to simplify the timing analysis. (3) JOP contains two time-predictable caches: a stack cache, which acts as a substitute for the data cache and a method cache, which acts as a substitute for the program cache available in standard processors.</w:t>
        </w:r>
      </w:ins>
    </w:p>
    <w:p w:rsidR="000D77B5" w:rsidRPr="00C5553B" w:rsidRDefault="000D77B5" w:rsidP="000D77B5">
      <w:pPr>
        <w:pStyle w:val="BodyText"/>
        <w:ind w:firstLine="0"/>
        <w:jc w:val="center"/>
        <w:rPr>
          <w:ins w:id="1057" w:author="ben" w:date="2014-04-06T23:42:00Z"/>
          <w:rFonts w:eastAsia="SimSun"/>
          <w:lang w:eastAsia="zh-CN"/>
        </w:rPr>
      </w:pPr>
      <w:ins w:id="1058" w:author="ben" w:date="2014-04-06T23:42:00Z">
        <w:r>
          <w:object w:dxaOrig="10222" w:dyaOrig="6135">
            <v:shape id="_x0000_i1040" type="#_x0000_t75" style="width:227.9pt;height:137.1pt" o:ole="">
              <v:imagedata r:id="rId7" o:title=""/>
            </v:shape>
            <o:OLEObject Type="Embed" ProgID="Visio.Drawing.11" ShapeID="_x0000_i1040" DrawAspect="Content" ObjectID="_1492861097" r:id="rId36"/>
          </w:object>
        </w:r>
      </w:ins>
    </w:p>
    <w:p w:rsidR="000D77B5" w:rsidRDefault="000D77B5" w:rsidP="000D77B5">
      <w:pPr>
        <w:pStyle w:val="figurecaption"/>
        <w:ind w:left="0" w:firstLine="0"/>
        <w:jc w:val="center"/>
        <w:rPr>
          <w:ins w:id="1059" w:author="ben" w:date="2014-04-06T23:42:00Z"/>
          <w:lang w:eastAsia="zh-CN"/>
        </w:rPr>
      </w:pPr>
      <w:ins w:id="1060" w:author="ben" w:date="2014-04-06T23:42:00Z">
        <w:r w:rsidRPr="00C5553B">
          <w:rPr>
            <w:lang w:eastAsia="zh-CN"/>
          </w:rPr>
          <w:t>Block diagram of TP-JOP execution platform</w:t>
        </w:r>
      </w:ins>
    </w:p>
    <w:p w:rsidR="000D77B5" w:rsidRPr="000D77B5" w:rsidDel="000D77B5" w:rsidRDefault="000D77B5" w:rsidP="00ED56F6">
      <w:pPr>
        <w:pStyle w:val="BodyText"/>
        <w:rPr>
          <w:ins w:id="1061" w:author="Avinash" w:date="2014-04-05T12:08:00Z"/>
          <w:del w:id="1062" w:author="ben" w:date="2014-04-06T23:43:00Z"/>
          <w:rFonts w:eastAsia="SimSun"/>
          <w:lang w:eastAsia="zh-CN"/>
        </w:rPr>
      </w:pPr>
    </w:p>
    <w:p w:rsidR="00ED56F6" w:rsidRPr="00C5553B" w:rsidRDefault="00ED56F6" w:rsidP="00ED56F6">
      <w:pPr>
        <w:pStyle w:val="BodyText"/>
        <w:rPr>
          <w:ins w:id="1063" w:author="Avinash" w:date="2014-04-05T12:08:00Z"/>
          <w:rFonts w:eastAsia="SimSun"/>
          <w:lang w:eastAsia="zh-CN"/>
        </w:rPr>
      </w:pPr>
      <w:ins w:id="1064" w:author="Avinash" w:date="2014-04-05T12:08:00Z">
        <w:r w:rsidRPr="00C5553B">
          <w:rPr>
            <w:rFonts w:eastAsia="SimSun"/>
            <w:lang w:eastAsia="zh-CN"/>
          </w:rPr>
          <w:t>A WCET analysis tool called JOP WCET Analyzer (WCA) is provided with JOP. JOP WCA exploits all the time-predictable features of JOP and performs static WCET analysis based on Implicit Path Enumeration (IPET) approach [38]. With the help of data flow analysis which detects loop bounds, WCA calculates the WCET estimates of a Java program which runs on JOP. WCA also integrates the method cache analysis to generate more accurate results.</w:t>
        </w:r>
      </w:ins>
    </w:p>
    <w:p w:rsidR="00ED56F6" w:rsidRPr="00C5553B" w:rsidRDefault="00ED56F6" w:rsidP="00ED56F6">
      <w:pPr>
        <w:pStyle w:val="BodyText"/>
        <w:rPr>
          <w:ins w:id="1065" w:author="Avinash" w:date="2014-04-05T12:08:00Z"/>
          <w:rFonts w:eastAsia="SimSun"/>
          <w:lang w:eastAsia="zh-CN"/>
        </w:rPr>
      </w:pPr>
      <w:ins w:id="1066" w:author="Avinash" w:date="2014-04-05T12:08:00Z">
        <w:r w:rsidRPr="00C5553B">
          <w:rPr>
            <w:rFonts w:eastAsia="SimSun"/>
            <w:lang w:eastAsia="zh-CN"/>
          </w:rPr>
          <w:t>ReCOP is designed exclusively to deal with the execution of CRCF of SystemJ programs. It also handles the communication with DP (namely JOP) and with the environment. ReCOP executes the CRCF assembly code generated by the back-end of SystemJ compiler. The instructions are carried out as sequences of micro-operations. Every instruction is executed in exactly three ReCOP cycles. The three execution cycles of ReCOP instructions are instruction fetching cycle, decoding cycle and execution cycle.</w:t>
        </w:r>
      </w:ins>
    </w:p>
    <w:p w:rsidR="00ED56F6" w:rsidRPr="00C5553B" w:rsidRDefault="00ED56F6">
      <w:pPr>
        <w:pStyle w:val="Heading3"/>
        <w:rPr>
          <w:ins w:id="1067" w:author="Avinash" w:date="2014-04-05T12:08:00Z"/>
          <w:lang w:eastAsia="zh-CN"/>
        </w:rPr>
        <w:pPrChange w:id="1068" w:author="Avinash" w:date="2014-04-05T12:08:00Z">
          <w:pPr>
            <w:pStyle w:val="Heading2"/>
          </w:pPr>
        </w:pPrChange>
      </w:pPr>
      <w:ins w:id="1069" w:author="Avinash" w:date="2014-04-05T12:08:00Z">
        <w:r w:rsidRPr="00C5553B">
          <w:rPr>
            <w:lang w:eastAsia="zh-CN"/>
          </w:rPr>
          <w:t>Execution Pattern on TP-JOP</w:t>
        </w:r>
      </w:ins>
    </w:p>
    <w:p w:rsidR="00ED56F6" w:rsidRPr="000E6F17" w:rsidRDefault="00ED56F6" w:rsidP="00ED56F6">
      <w:pPr>
        <w:pStyle w:val="BodyText"/>
        <w:rPr>
          <w:ins w:id="1070" w:author="Avinash" w:date="2014-04-05T12:08:00Z"/>
          <w:rFonts w:eastAsia="SimSun"/>
          <w:lang w:eastAsia="zh-CN"/>
        </w:rPr>
      </w:pPr>
      <w:ins w:id="1071" w:author="Avinash" w:date="2014-04-05T12:08:00Z">
        <w:r w:rsidRPr="00C5553B">
          <w:rPr>
            <w:rFonts w:eastAsia="SimSun"/>
            <w:lang w:eastAsia="zh-CN"/>
          </w:rPr>
          <w:t>There are two types of execution pattern on TP-JOP execution platform, interleaving and sequential execution pattern, respectively. The original TP-JOP with the FIFO buffer features an interleaving execution patt</w:t>
        </w:r>
        <w:r>
          <w:rPr>
            <w:rFonts w:eastAsia="SimSun"/>
            <w:lang w:eastAsia="zh-CN"/>
          </w:rPr>
          <w:t>ern, whereby the control on ReC</w:t>
        </w:r>
        <w:r>
          <w:rPr>
            <w:rFonts w:eastAsia="SimSun" w:hint="eastAsia"/>
            <w:lang w:eastAsia="zh-CN"/>
          </w:rPr>
          <w:t>OP</w:t>
        </w:r>
        <w:r w:rsidRPr="00C5553B">
          <w:rPr>
            <w:rFonts w:eastAsia="SimSun"/>
            <w:lang w:eastAsia="zh-CN"/>
          </w:rPr>
          <w:t xml:space="preserve"> and data processing on JOP can proceed in tandem. In order to facilitate the WCTT timing analysis, we simplify the execution model by removing FIFO and forcing two processors to execute exclusively and sequentially. Sequential execution pattern indicates that there is no interleaving between the execution of ReCOP and JOP. </w:t>
        </w:r>
        <w:r w:rsidRPr="00C5553B">
          <w:rPr>
            <w:rFonts w:eastAsia="SimSun"/>
            <w:lang w:eastAsia="zh-CN"/>
          </w:rPr>
          <w:lastRenderedPageBreak/>
          <w:t>ReCOP perform the initialization at the beginning, followed by the execution of control-driven operations. Whenever a data computation request is encountered, the control of execution pattern is transferred to JOP. ReCOP halts until JOP finishes performing Java data computation and return the results. In interleaving execution pattern, ReCOP does not halt when JOP is performing Java computations. Instead, the execution of ReCOP jumps to the CRCF code of other reactions to execute them until there is no reaction that can be executed further without the results of data computation from JOP.</w:t>
        </w:r>
      </w:ins>
    </w:p>
    <w:p w:rsidR="003040EF" w:rsidRDefault="008D4F5D" w:rsidP="00CC48E3">
      <w:pPr>
        <w:pStyle w:val="BodyText"/>
        <w:rPr>
          <w:ins w:id="1072" w:author="Avinash" w:date="2014-04-05T12:07:00Z"/>
          <w:rFonts w:eastAsia="SimSun"/>
          <w:lang w:eastAsia="zh-CN"/>
        </w:rPr>
      </w:pPr>
      <w:ins w:id="1073" w:author="ben" w:date="2014-04-06T23:45:00Z">
        <w:r>
          <w:rPr>
            <w:noProof/>
          </w:rPr>
          <w:pict>
            <v:shape id="_x0000_s1068" type="#_x0000_t75" style="position:absolute;left:0;text-align:left;margin-left:.5pt;margin-top:-123.1pt;width:265.85pt;height:349.15pt;z-index:251659776;mso-position-horizontal-relative:text;mso-position-vertical-relative:text;mso-width-relative:page;mso-height-relative:page">
              <v:imagedata r:id="rId37" o:title=""/>
              <w10:wrap type="square"/>
            </v:shape>
            <o:OLEObject Type="Embed" ProgID="Visio.Drawing.11" ShapeID="_x0000_s1068" DrawAspect="Content" ObjectID="_1492861099" r:id="rId38"/>
          </w:pict>
        </w:r>
      </w:ins>
    </w:p>
    <w:p w:rsidR="00CC48E3" w:rsidRDefault="008D4F5D" w:rsidP="00CC48E3">
      <w:pPr>
        <w:pStyle w:val="BodyText"/>
        <w:rPr>
          <w:rFonts w:eastAsia="SimSun"/>
          <w:lang w:eastAsia="zh-CN"/>
        </w:rPr>
      </w:pPr>
      <w:ins w:id="1074" w:author="ben" w:date="2014-04-06T23:47:00Z">
        <w:r>
          <w:rPr>
            <w:noProof/>
          </w:rPr>
          <w:pict>
            <v:shape id="_x0000_s1070" type="#_x0000_t75" style="position:absolute;left:0;text-align:left;margin-left:-9pt;margin-top:-145.35pt;width:256.7pt;height:343.55pt;z-index:251661824;mso-position-horizontal-relative:text;mso-position-vertical-relative:text;mso-width-relative:page;mso-height-relative:page">
              <v:imagedata r:id="rId39" o:title=""/>
              <w10:wrap type="square"/>
            </v:shape>
            <o:OLEObject Type="Embed" ProgID="Visio.Drawing.11" ShapeID="_x0000_s1070" DrawAspect="Content" ObjectID="_1492861100" r:id="rId40"/>
          </w:pict>
        </w:r>
      </w:ins>
      <w:r w:rsidR="00EF3781">
        <w:rPr>
          <w:rFonts w:eastAsia="SimSun" w:hint="eastAsia"/>
          <w:lang w:eastAsia="zh-CN"/>
        </w:rPr>
        <w:t xml:space="preserve">In this paper we </w:t>
      </w:r>
      <w:r w:rsidR="00EF3781">
        <w:rPr>
          <w:rFonts w:eastAsia="SimSun"/>
          <w:lang w:eastAsia="zh-CN"/>
        </w:rPr>
        <w:t>proposed</w:t>
      </w:r>
      <w:r w:rsidR="00EF3781">
        <w:rPr>
          <w:rFonts w:eastAsia="SimSun" w:hint="eastAsia"/>
          <w:lang w:eastAsia="zh-CN"/>
        </w:rPr>
        <w:t xml:space="preserve"> a complete WCRT analysis framework for </w:t>
      </w:r>
      <w:proofErr w:type="gramStart"/>
      <w:r w:rsidR="00EF3781">
        <w:rPr>
          <w:rFonts w:eastAsia="SimSun" w:hint="eastAsia"/>
          <w:lang w:eastAsia="zh-CN"/>
        </w:rPr>
        <w:t>GALS</w:t>
      </w:r>
      <w:proofErr w:type="gramEnd"/>
      <w:r w:rsidR="00EF3781">
        <w:rPr>
          <w:rFonts w:eastAsia="SimSun" w:hint="eastAsia"/>
          <w:lang w:eastAsia="zh-CN"/>
        </w:rPr>
        <w:t xml:space="preserve"> system with code optimization capability. </w:t>
      </w:r>
      <w:r w:rsidR="006A01BA" w:rsidRPr="000E6F17">
        <w:rPr>
          <w:rFonts w:eastAsia="SimSun" w:hint="eastAsia"/>
          <w:lang w:eastAsia="zh-CN"/>
        </w:rPr>
        <w:t xml:space="preserve">An overview of the framework is shown in </w:t>
      </w:r>
      <w:r w:rsidR="00C343E6">
        <w:rPr>
          <w:rFonts w:eastAsia="SimSun"/>
          <w:lang w:eastAsia="zh-CN"/>
        </w:rPr>
        <w:fldChar w:fldCharType="begin"/>
      </w:r>
      <w:r w:rsidR="00C343E6">
        <w:rPr>
          <w:rFonts w:eastAsia="SimSun"/>
          <w:lang w:eastAsia="zh-CN"/>
        </w:rPr>
        <w:instrText xml:space="preserve"> </w:instrText>
      </w:r>
      <w:r w:rsidR="00C343E6">
        <w:rPr>
          <w:rFonts w:eastAsia="SimSun" w:hint="eastAsia"/>
          <w:lang w:eastAsia="zh-CN"/>
        </w:rPr>
        <w:instrText>REF _Ref384087919 \r</w:instrText>
      </w:r>
      <w:r w:rsidR="00C343E6">
        <w:rPr>
          <w:rFonts w:eastAsia="SimSun"/>
          <w:lang w:eastAsia="zh-CN"/>
        </w:rPr>
        <w:instrText xml:space="preserve"> </w:instrText>
      </w:r>
      <w:r w:rsidR="00C343E6">
        <w:rPr>
          <w:rFonts w:eastAsia="SimSun"/>
          <w:lang w:eastAsia="zh-CN"/>
        </w:rPr>
        <w:fldChar w:fldCharType="separate"/>
      </w:r>
      <w:r w:rsidR="008419BC">
        <w:rPr>
          <w:rFonts w:eastAsia="SimSun"/>
          <w:lang w:eastAsia="zh-CN"/>
        </w:rPr>
        <w:t>Fig. 6</w:t>
      </w:r>
      <w:r w:rsidR="00C343E6">
        <w:rPr>
          <w:rFonts w:eastAsia="SimSun"/>
          <w:lang w:eastAsia="zh-CN"/>
        </w:rPr>
        <w:fldChar w:fldCharType="end"/>
      </w:r>
      <w:r w:rsidR="000711B5" w:rsidRPr="000E6F17">
        <w:rPr>
          <w:rFonts w:eastAsia="SimSun" w:hint="eastAsia"/>
          <w:lang w:eastAsia="zh-CN"/>
        </w:rPr>
        <w:t>.</w:t>
      </w:r>
      <w:r w:rsidR="00842E17" w:rsidRPr="000E6F17">
        <w:rPr>
          <w:rFonts w:eastAsia="SimSun" w:hint="eastAsia"/>
          <w:lang w:eastAsia="zh-CN"/>
        </w:rPr>
        <w:t xml:space="preserve"> SystemJ program source code</w:t>
      </w:r>
      <w:r w:rsidR="0055023C" w:rsidRPr="000E6F17">
        <w:rPr>
          <w:rFonts w:eastAsia="SimSun" w:hint="eastAsia"/>
          <w:lang w:eastAsia="zh-CN"/>
        </w:rPr>
        <w:t xml:space="preserve"> is </w:t>
      </w:r>
      <w:r w:rsidR="00FD620D" w:rsidRPr="000E6F17">
        <w:rPr>
          <w:rFonts w:eastAsia="SimSun" w:hint="eastAsia"/>
          <w:lang w:eastAsia="zh-CN"/>
        </w:rPr>
        <w:t xml:space="preserve">firstly </w:t>
      </w:r>
      <w:r w:rsidR="0055023C" w:rsidRPr="000E6F17">
        <w:rPr>
          <w:rFonts w:eastAsia="SimSun" w:hint="eastAsia"/>
          <w:lang w:eastAsia="zh-CN"/>
        </w:rPr>
        <w:t xml:space="preserve">compiled to AGRC </w:t>
      </w:r>
      <w:r w:rsidR="00FD620D" w:rsidRPr="000E6F17">
        <w:rPr>
          <w:rFonts w:eastAsia="SimSun" w:hint="eastAsia"/>
          <w:lang w:eastAsia="zh-CN"/>
        </w:rPr>
        <w:t>intermediate format</w:t>
      </w:r>
      <w:r w:rsidR="0055023C" w:rsidRPr="000E6F17">
        <w:rPr>
          <w:rFonts w:eastAsia="SimSun" w:hint="eastAsia"/>
          <w:lang w:eastAsia="zh-CN"/>
        </w:rPr>
        <w:t xml:space="preserve"> using the front-end of S</w:t>
      </w:r>
      <w:r w:rsidR="0055023C" w:rsidRPr="000E6F17">
        <w:rPr>
          <w:rFonts w:eastAsia="SimSun"/>
          <w:lang w:eastAsia="zh-CN"/>
        </w:rPr>
        <w:t>y</w:t>
      </w:r>
      <w:r w:rsidR="0055023C" w:rsidRPr="000E6F17">
        <w:rPr>
          <w:rFonts w:eastAsia="SimSun" w:hint="eastAsia"/>
          <w:lang w:eastAsia="zh-CN"/>
        </w:rPr>
        <w:t>stemJ compiler presented in [TODO]</w:t>
      </w:r>
      <w:r w:rsidR="00BE3908" w:rsidRPr="000E6F17">
        <w:rPr>
          <w:rFonts w:eastAsia="SimSun" w:hint="eastAsia"/>
          <w:lang w:eastAsia="zh-CN"/>
        </w:rPr>
        <w:t xml:space="preserve"> (</w:t>
      </w:r>
      <w:r w:rsidR="00097B9F" w:rsidRPr="000E6F17">
        <w:rPr>
          <w:rFonts w:eastAsia="SimSun" w:hint="eastAsia"/>
          <w:lang w:eastAsia="zh-CN"/>
        </w:rPr>
        <w:t>S</w:t>
      </w:r>
      <w:r w:rsidR="00BE3908" w:rsidRPr="000E6F17">
        <w:rPr>
          <w:rFonts w:eastAsia="SimSun" w:hint="eastAsia"/>
          <w:lang w:eastAsia="zh-CN"/>
        </w:rPr>
        <w:t>tep 1)</w:t>
      </w:r>
      <w:r w:rsidR="0055023C" w:rsidRPr="000E6F17">
        <w:rPr>
          <w:rFonts w:eastAsia="SimSun" w:hint="eastAsia"/>
          <w:lang w:eastAsia="zh-CN"/>
        </w:rPr>
        <w:t xml:space="preserve">. </w:t>
      </w:r>
      <w:r w:rsidR="00CB5FFB" w:rsidRPr="000E6F17">
        <w:rPr>
          <w:rFonts w:eastAsia="SimSun" w:hint="eastAsia"/>
          <w:lang w:eastAsia="zh-CN"/>
        </w:rPr>
        <w:t xml:space="preserve">At this step, the generated AGRC does not contain any timing </w:t>
      </w:r>
      <w:r w:rsidR="00CB5FFB" w:rsidRPr="000E6F17">
        <w:rPr>
          <w:rFonts w:eastAsia="SimSun"/>
          <w:lang w:eastAsia="zh-CN"/>
        </w:rPr>
        <w:t>information</w:t>
      </w:r>
      <w:r w:rsidR="00CB5FFB" w:rsidRPr="000E6F17">
        <w:rPr>
          <w:rFonts w:eastAsia="SimSun" w:hint="eastAsia"/>
          <w:lang w:eastAsia="zh-CN"/>
        </w:rPr>
        <w:t xml:space="preserve">. Then SystemJ compiler back-end generates target code for TP-JOP </w:t>
      </w:r>
      <w:r w:rsidR="00CB5FFB" w:rsidRPr="000E6F17">
        <w:rPr>
          <w:rFonts w:eastAsia="SimSun"/>
          <w:lang w:eastAsia="zh-CN"/>
        </w:rPr>
        <w:t>execution</w:t>
      </w:r>
      <w:r w:rsidR="00CB5FFB" w:rsidRPr="000E6F17">
        <w:rPr>
          <w:rFonts w:eastAsia="SimSun" w:hint="eastAsia"/>
          <w:lang w:eastAsia="zh-CN"/>
        </w:rPr>
        <w:t xml:space="preserve"> platform for both CRCF code </w:t>
      </w:r>
      <w:r w:rsidR="00CB5FFB" w:rsidRPr="000E6F17">
        <w:rPr>
          <w:rFonts w:eastAsia="SimSun"/>
          <w:lang w:eastAsia="zh-CN"/>
        </w:rPr>
        <w:t>execut</w:t>
      </w:r>
      <w:r w:rsidR="00CB5FFB" w:rsidRPr="000E6F17">
        <w:rPr>
          <w:rFonts w:eastAsia="SimSun" w:hint="eastAsia"/>
          <w:lang w:eastAsia="zh-CN"/>
        </w:rPr>
        <w:t>ed</w:t>
      </w:r>
      <w:r w:rsidR="00CB5FFB" w:rsidRPr="000E6F17">
        <w:rPr>
          <w:rFonts w:eastAsia="SimSun"/>
          <w:lang w:eastAsia="zh-CN"/>
        </w:rPr>
        <w:t xml:space="preserve"> on</w:t>
      </w:r>
      <w:r w:rsidR="00CB5FFB" w:rsidRPr="000E6F17">
        <w:rPr>
          <w:rFonts w:eastAsia="SimSun" w:hint="eastAsia"/>
          <w:lang w:eastAsia="zh-CN"/>
        </w:rPr>
        <w:t xml:space="preserve"> ReCOP and JCF code executed on JOP</w:t>
      </w:r>
      <w:r w:rsidR="00097B9F" w:rsidRPr="000E6F17">
        <w:rPr>
          <w:rFonts w:eastAsia="SimSun" w:hint="eastAsia"/>
          <w:lang w:eastAsia="zh-CN"/>
        </w:rPr>
        <w:t xml:space="preserve"> (Step 2)</w:t>
      </w:r>
      <w:r w:rsidR="00CB5FFB" w:rsidRPr="000E6F17">
        <w:rPr>
          <w:rFonts w:eastAsia="SimSun" w:hint="eastAsia"/>
          <w:lang w:eastAsia="zh-CN"/>
        </w:rPr>
        <w:t>.</w:t>
      </w:r>
      <w:r w:rsidR="001B590D" w:rsidRPr="000E6F17">
        <w:rPr>
          <w:rFonts w:eastAsia="SimSun" w:hint="eastAsia"/>
          <w:lang w:eastAsia="zh-CN"/>
        </w:rPr>
        <w:t xml:space="preserve"> The tracing information is also </w:t>
      </w:r>
      <w:r w:rsidR="00AC2437" w:rsidRPr="000E6F17">
        <w:rPr>
          <w:rFonts w:eastAsia="SimSun" w:hint="eastAsia"/>
          <w:lang w:eastAsia="zh-CN"/>
        </w:rPr>
        <w:t>kept</w:t>
      </w:r>
      <w:r w:rsidR="001B590D" w:rsidRPr="000E6F17">
        <w:rPr>
          <w:rFonts w:eastAsia="SimSun" w:hint="eastAsia"/>
          <w:lang w:eastAsia="zh-CN"/>
        </w:rPr>
        <w:t xml:space="preserve"> at Step 2 in order to trace the origin AGRC node of the target code.</w:t>
      </w:r>
      <w:r w:rsidR="00AC2437" w:rsidRPr="000E6F17">
        <w:rPr>
          <w:rFonts w:eastAsia="SimSun" w:hint="eastAsia"/>
          <w:lang w:eastAsia="zh-CN"/>
        </w:rPr>
        <w:t xml:space="preserve"> </w:t>
      </w:r>
      <w:r w:rsidR="00EF7EF4" w:rsidRPr="000E6F17">
        <w:rPr>
          <w:rFonts w:eastAsia="SimSun" w:hint="eastAsia"/>
          <w:lang w:eastAsia="zh-CN"/>
        </w:rPr>
        <w:t xml:space="preserve">Both CRCF assembly code and JCF Java code is analyzed by our </w:t>
      </w:r>
      <w:r w:rsidR="00EF7EF4" w:rsidRPr="000E6F17">
        <w:rPr>
          <w:rFonts w:eastAsia="SimSun"/>
          <w:lang w:eastAsia="zh-CN"/>
        </w:rPr>
        <w:t>customized</w:t>
      </w:r>
      <w:r w:rsidR="00EF7EF4" w:rsidRPr="000E6F17">
        <w:rPr>
          <w:rFonts w:eastAsia="SimSun" w:hint="eastAsia"/>
          <w:lang w:eastAsia="zh-CN"/>
        </w:rPr>
        <w:t xml:space="preserve"> WCET analyzer to </w:t>
      </w:r>
      <w:r w:rsidR="001B590D" w:rsidRPr="000E6F17">
        <w:rPr>
          <w:rFonts w:eastAsia="SimSun" w:hint="eastAsia"/>
          <w:lang w:eastAsia="zh-CN"/>
        </w:rPr>
        <w:t>calculate</w:t>
      </w:r>
      <w:r w:rsidR="00EF7EF4" w:rsidRPr="000E6F17">
        <w:rPr>
          <w:rFonts w:eastAsia="SimSun" w:hint="eastAsia"/>
          <w:lang w:eastAsia="zh-CN"/>
        </w:rPr>
        <w:t xml:space="preserve"> WCET </w:t>
      </w:r>
      <w:r w:rsidR="00EF7EF4" w:rsidRPr="000E6F17">
        <w:rPr>
          <w:rFonts w:eastAsia="SimSun"/>
          <w:lang w:eastAsia="zh-CN"/>
        </w:rPr>
        <w:t>information</w:t>
      </w:r>
      <w:r w:rsidR="00EF7EF4" w:rsidRPr="000E6F17">
        <w:rPr>
          <w:rFonts w:eastAsia="SimSun" w:hint="eastAsia"/>
          <w:lang w:eastAsia="zh-CN"/>
        </w:rPr>
        <w:t xml:space="preserve"> for each AGRC node (</w:t>
      </w:r>
      <w:r w:rsidR="001B590D" w:rsidRPr="000E6F17">
        <w:rPr>
          <w:rFonts w:eastAsia="SimSun" w:hint="eastAsia"/>
          <w:lang w:eastAsia="zh-CN"/>
        </w:rPr>
        <w:t>Step 3)</w:t>
      </w:r>
      <w:r w:rsidR="00EF7EF4" w:rsidRPr="000E6F17">
        <w:rPr>
          <w:rFonts w:eastAsia="SimSun" w:hint="eastAsia"/>
          <w:lang w:eastAsia="zh-CN"/>
        </w:rPr>
        <w:t xml:space="preserve">. </w:t>
      </w:r>
      <w:r w:rsidR="001B590D" w:rsidRPr="000E6F17">
        <w:rPr>
          <w:rFonts w:eastAsia="SimSun" w:hint="eastAsia"/>
          <w:lang w:eastAsia="zh-CN"/>
        </w:rPr>
        <w:t xml:space="preserve">The customized WCET Analyzer used in Step 3 comprises of JOP Worst-Case Analyzer </w:t>
      </w:r>
      <w:r w:rsidR="00D94B67">
        <w:rPr>
          <w:rFonts w:eastAsia="SimSun" w:hint="eastAsia"/>
          <w:lang w:eastAsia="zh-CN"/>
        </w:rPr>
        <w:t>[</w:t>
      </w:r>
      <w:r w:rsidR="001B590D" w:rsidRPr="000E6F17">
        <w:rPr>
          <w:rFonts w:eastAsia="SimSun" w:hint="eastAsia"/>
          <w:lang w:eastAsia="zh-CN"/>
        </w:rPr>
        <w:t>TODO</w:t>
      </w:r>
      <w:r w:rsidR="00D94B67">
        <w:rPr>
          <w:rFonts w:eastAsia="SimSun" w:hint="eastAsia"/>
          <w:lang w:eastAsia="zh-CN"/>
        </w:rPr>
        <w:t>]</w:t>
      </w:r>
      <w:r w:rsidR="001B590D" w:rsidRPr="000E6F17">
        <w:rPr>
          <w:rFonts w:eastAsia="SimSun" w:hint="eastAsia"/>
          <w:lang w:eastAsia="zh-CN"/>
        </w:rPr>
        <w:t xml:space="preserve"> and ReCOP WCET Analyzer</w:t>
      </w:r>
      <w:r w:rsidR="00AC2437" w:rsidRPr="000E6F17">
        <w:rPr>
          <w:rFonts w:eastAsia="SimSun" w:hint="eastAsia"/>
          <w:lang w:eastAsia="zh-CN"/>
        </w:rPr>
        <w:t xml:space="preserve">, the latter performs WCET analysis by counting the number of assembly </w:t>
      </w:r>
      <w:r w:rsidR="00AC2437" w:rsidRPr="000E6F17">
        <w:rPr>
          <w:rFonts w:eastAsia="SimSun"/>
          <w:lang w:eastAsia="zh-CN"/>
        </w:rPr>
        <w:t>instruction</w:t>
      </w:r>
      <w:r w:rsidR="00AC2437" w:rsidRPr="000E6F17">
        <w:rPr>
          <w:rFonts w:eastAsia="SimSun" w:hint="eastAsia"/>
          <w:lang w:eastAsia="zh-CN"/>
        </w:rPr>
        <w:t xml:space="preserve">s for an AGRC node and deriving the WCET result based on the Micro-architecture level analysis of ReCOP. The original AGRC is then </w:t>
      </w:r>
      <w:r w:rsidR="00AC2437" w:rsidRPr="00AC2437">
        <w:rPr>
          <w:rFonts w:eastAsia="SimSun" w:hint="eastAsia"/>
          <w:lang w:eastAsia="zh-CN"/>
        </w:rPr>
        <w:t xml:space="preserve">back-annotated </w:t>
      </w:r>
      <w:r w:rsidR="00AC2437">
        <w:rPr>
          <w:rFonts w:eastAsia="SimSun" w:hint="eastAsia"/>
          <w:lang w:eastAsia="zh-CN"/>
        </w:rPr>
        <w:t>with t</w:t>
      </w:r>
      <w:r w:rsidR="00AC2437" w:rsidRPr="000E6F17">
        <w:rPr>
          <w:rFonts w:eastAsia="SimSun" w:hint="eastAsia"/>
          <w:lang w:eastAsia="zh-CN"/>
        </w:rPr>
        <w:t xml:space="preserve">he node-level WCET </w:t>
      </w:r>
      <w:r w:rsidR="00AC2437" w:rsidRPr="000E6F17">
        <w:rPr>
          <w:rFonts w:eastAsia="SimSun"/>
          <w:lang w:eastAsia="zh-CN"/>
        </w:rPr>
        <w:t>information</w:t>
      </w:r>
      <w:r w:rsidR="00AC2437" w:rsidRPr="000E6F17">
        <w:rPr>
          <w:rFonts w:eastAsia="SimSun" w:hint="eastAsia"/>
          <w:lang w:eastAsia="zh-CN"/>
        </w:rPr>
        <w:t xml:space="preserve"> acquired from Step 3. A</w:t>
      </w:r>
      <w:r w:rsidR="00AC2437" w:rsidRPr="000E6F17">
        <w:rPr>
          <w:rFonts w:eastAsia="SimSun"/>
          <w:lang w:eastAsia="zh-CN"/>
        </w:rPr>
        <w:t>f</w:t>
      </w:r>
      <w:r w:rsidR="00AC2437" w:rsidRPr="000E6F17">
        <w:rPr>
          <w:rFonts w:eastAsia="SimSun" w:hint="eastAsia"/>
          <w:lang w:eastAsia="zh-CN"/>
        </w:rPr>
        <w:t xml:space="preserve">terwards the back-annotated AGRC is </w:t>
      </w:r>
      <w:r w:rsidR="007E38EB">
        <w:rPr>
          <w:rFonts w:eastAsia="SimSun" w:hint="eastAsia"/>
          <w:lang w:eastAsia="zh-CN"/>
        </w:rPr>
        <w:t xml:space="preserve">partitioned into a set of graph code for each clock-domain which is </w:t>
      </w:r>
      <w:r w:rsidR="006B710F">
        <w:rPr>
          <w:rFonts w:eastAsia="SimSun" w:hint="eastAsia"/>
          <w:lang w:eastAsia="zh-CN"/>
        </w:rPr>
        <w:t>named Clock-Domain GRaph Code (CDGRC)</w:t>
      </w:r>
      <w:r w:rsidR="00E07612">
        <w:rPr>
          <w:rFonts w:eastAsia="SimSun" w:hint="eastAsia"/>
          <w:lang w:eastAsia="zh-CN"/>
        </w:rPr>
        <w:t>. All CDGRCs are</w:t>
      </w:r>
      <w:r w:rsidR="006B710F">
        <w:rPr>
          <w:rFonts w:eastAsia="SimSun" w:hint="eastAsia"/>
          <w:lang w:eastAsia="zh-CN"/>
        </w:rPr>
        <w:t xml:space="preserve"> </w:t>
      </w:r>
      <w:r w:rsidR="007E38EB">
        <w:rPr>
          <w:rFonts w:eastAsia="SimSun" w:hint="eastAsia"/>
          <w:lang w:eastAsia="zh-CN"/>
        </w:rPr>
        <w:t xml:space="preserve">later </w:t>
      </w:r>
      <w:r w:rsidR="003F7E41">
        <w:rPr>
          <w:rFonts w:eastAsia="SimSun" w:hint="eastAsia"/>
          <w:lang w:eastAsia="zh-CN"/>
        </w:rPr>
        <w:t>converted</w:t>
      </w:r>
      <w:r w:rsidR="00AC2437" w:rsidRPr="000E6F17">
        <w:rPr>
          <w:rFonts w:eastAsia="SimSun" w:hint="eastAsia"/>
          <w:lang w:eastAsia="zh-CN"/>
        </w:rPr>
        <w:t xml:space="preserve"> </w:t>
      </w:r>
      <w:r w:rsidR="00325D3A" w:rsidRPr="000E6F17">
        <w:rPr>
          <w:rFonts w:eastAsia="SimSun" w:hint="eastAsia"/>
          <w:lang w:eastAsia="zh-CN"/>
        </w:rPr>
        <w:t xml:space="preserve">to </w:t>
      </w:r>
      <w:r w:rsidR="007E38EB">
        <w:rPr>
          <w:rFonts w:eastAsia="SimSun"/>
          <w:lang w:eastAsia="zh-CN"/>
        </w:rPr>
        <w:t>equiva</w:t>
      </w:r>
      <w:r w:rsidR="007E38EB">
        <w:rPr>
          <w:rFonts w:eastAsia="SimSun" w:hint="eastAsia"/>
          <w:lang w:eastAsia="zh-CN"/>
        </w:rPr>
        <w:t>l</w:t>
      </w:r>
      <w:r w:rsidR="007E38EB">
        <w:rPr>
          <w:rFonts w:eastAsia="SimSun"/>
          <w:lang w:eastAsia="zh-CN"/>
        </w:rPr>
        <w:t xml:space="preserve">ent </w:t>
      </w:r>
      <w:r w:rsidR="0086526C">
        <w:rPr>
          <w:rFonts w:eastAsia="SimSun" w:hint="eastAsia"/>
          <w:lang w:eastAsia="zh-CN"/>
        </w:rPr>
        <w:t>T</w:t>
      </w:r>
      <w:r w:rsidR="00BB36CF">
        <w:rPr>
          <w:rFonts w:eastAsia="SimSun" w:hint="eastAsia"/>
          <w:lang w:eastAsia="zh-CN"/>
        </w:rPr>
        <w:t xml:space="preserve">imed </w:t>
      </w:r>
      <w:r w:rsidR="0086526C">
        <w:rPr>
          <w:rFonts w:eastAsia="SimSun" w:hint="eastAsia"/>
          <w:lang w:eastAsia="zh-CN"/>
        </w:rPr>
        <w:t>A</w:t>
      </w:r>
      <w:r w:rsidR="00DD653E">
        <w:rPr>
          <w:rFonts w:eastAsia="SimSun" w:hint="eastAsia"/>
          <w:lang w:eastAsia="zh-CN"/>
        </w:rPr>
        <w:t>utomaton</w:t>
      </w:r>
      <w:r w:rsidR="0086526C">
        <w:rPr>
          <w:rFonts w:eastAsia="SimSun" w:hint="eastAsia"/>
          <w:lang w:eastAsia="zh-CN"/>
        </w:rPr>
        <w:t xml:space="preserve"> (TA)</w:t>
      </w:r>
      <w:r w:rsidR="00DC6667" w:rsidRPr="000E6F17">
        <w:rPr>
          <w:rFonts w:eastAsia="SimSun" w:hint="eastAsia"/>
          <w:lang w:eastAsia="zh-CN"/>
        </w:rPr>
        <w:t>.</w:t>
      </w:r>
      <w:r w:rsidR="004264B5" w:rsidRPr="000E6F17">
        <w:rPr>
          <w:rFonts w:eastAsia="SimSun" w:hint="eastAsia"/>
          <w:lang w:eastAsia="zh-CN"/>
        </w:rPr>
        <w:t xml:space="preserve"> </w:t>
      </w:r>
      <w:r w:rsidR="00831738" w:rsidRPr="000E6F17">
        <w:rPr>
          <w:rFonts w:eastAsia="SimSun" w:hint="eastAsia"/>
          <w:lang w:eastAsia="zh-CN"/>
        </w:rPr>
        <w:t xml:space="preserve">Instead of using any clocks we use a single bounded integer to capture </w:t>
      </w:r>
      <w:r w:rsidR="00306039" w:rsidRPr="000E6F17">
        <w:rPr>
          <w:rFonts w:eastAsia="SimSun" w:hint="eastAsia"/>
          <w:lang w:eastAsia="zh-CN"/>
        </w:rPr>
        <w:t xml:space="preserve">the </w:t>
      </w:r>
      <w:r w:rsidR="00132E77">
        <w:rPr>
          <w:rFonts w:eastAsia="SimSun" w:hint="eastAsia"/>
          <w:lang w:eastAsia="zh-CN"/>
        </w:rPr>
        <w:t xml:space="preserve">total </w:t>
      </w:r>
      <w:r w:rsidR="00E80DAA">
        <w:rPr>
          <w:rFonts w:eastAsia="SimSun" w:hint="eastAsia"/>
          <w:lang w:eastAsia="zh-CN"/>
        </w:rPr>
        <w:t xml:space="preserve">time cost of </w:t>
      </w:r>
      <w:r w:rsidR="00132E77">
        <w:rPr>
          <w:rFonts w:eastAsia="SimSun" w:hint="eastAsia"/>
          <w:lang w:eastAsia="zh-CN"/>
        </w:rPr>
        <w:t>a complete</w:t>
      </w:r>
      <w:r w:rsidR="00E80DAA">
        <w:rPr>
          <w:rFonts w:eastAsia="SimSun" w:hint="eastAsia"/>
          <w:lang w:eastAsia="zh-CN"/>
        </w:rPr>
        <w:t xml:space="preserve"> </w:t>
      </w:r>
      <w:r w:rsidR="00132E77">
        <w:rPr>
          <w:rFonts w:eastAsia="SimSun" w:hint="eastAsia"/>
          <w:lang w:eastAsia="zh-CN"/>
        </w:rPr>
        <w:t>transition path</w:t>
      </w:r>
      <w:r w:rsidR="00306039" w:rsidRPr="000E6F17">
        <w:rPr>
          <w:rFonts w:eastAsia="SimSun" w:hint="eastAsia"/>
          <w:lang w:eastAsia="zh-CN"/>
        </w:rPr>
        <w:t xml:space="preserve"> </w:t>
      </w:r>
      <w:r w:rsidR="00694873">
        <w:rPr>
          <w:rFonts w:eastAsia="SimSun" w:hint="eastAsia"/>
          <w:lang w:eastAsia="zh-CN"/>
        </w:rPr>
        <w:t>from the beginning to the end of</w:t>
      </w:r>
      <w:r w:rsidR="00E80DAA">
        <w:rPr>
          <w:rFonts w:eastAsia="SimSun" w:hint="eastAsia"/>
          <w:lang w:eastAsia="zh-CN"/>
        </w:rPr>
        <w:t xml:space="preserve"> a logic tick. T</w:t>
      </w:r>
      <w:r w:rsidR="00306039" w:rsidRPr="000E6F17">
        <w:rPr>
          <w:rFonts w:eastAsia="SimSun" w:hint="eastAsia"/>
          <w:lang w:eastAsia="zh-CN"/>
        </w:rPr>
        <w:t xml:space="preserve">hen </w:t>
      </w:r>
      <w:r w:rsidR="0086526C">
        <w:rPr>
          <w:rFonts w:eastAsia="SimSun" w:hint="eastAsia"/>
          <w:lang w:eastAsia="zh-CN"/>
        </w:rPr>
        <w:t xml:space="preserve">we </w:t>
      </w:r>
      <w:r w:rsidR="00306039" w:rsidRPr="000E6F17">
        <w:rPr>
          <w:rFonts w:eastAsia="SimSun" w:hint="eastAsia"/>
          <w:lang w:eastAsia="zh-CN"/>
        </w:rPr>
        <w:t xml:space="preserve">model the </w:t>
      </w:r>
      <w:r w:rsidR="00A701B3">
        <w:rPr>
          <w:rFonts w:eastAsia="SimSun" w:hint="eastAsia"/>
          <w:lang w:eastAsia="zh-CN"/>
        </w:rPr>
        <w:t>tight</w:t>
      </w:r>
      <w:r w:rsidR="007E38EB">
        <w:rPr>
          <w:rFonts w:eastAsia="SimSun" w:hint="eastAsia"/>
          <w:lang w:eastAsia="zh-CN"/>
        </w:rPr>
        <w:t xml:space="preserve"> </w:t>
      </w:r>
      <w:r w:rsidR="00306039" w:rsidRPr="000E6F17">
        <w:rPr>
          <w:rFonts w:eastAsia="SimSun" w:hint="eastAsia"/>
          <w:lang w:eastAsia="zh-CN"/>
        </w:rPr>
        <w:t xml:space="preserve">WCTT </w:t>
      </w:r>
      <w:r w:rsidR="007E38EB">
        <w:rPr>
          <w:rFonts w:eastAsia="SimSun" w:hint="eastAsia"/>
          <w:lang w:eastAsia="zh-CN"/>
        </w:rPr>
        <w:t>analysis</w:t>
      </w:r>
      <w:r w:rsidR="00306039" w:rsidRPr="000E6F17">
        <w:rPr>
          <w:rFonts w:eastAsia="SimSun" w:hint="eastAsia"/>
          <w:lang w:eastAsia="zh-CN"/>
        </w:rPr>
        <w:t xml:space="preserve"> problem as verifying a CTL property in UPPAAL model checker (Step 5)</w:t>
      </w:r>
      <w:r w:rsidR="00CF333D" w:rsidRPr="000E6F17">
        <w:rPr>
          <w:rFonts w:eastAsia="SimSun" w:hint="eastAsia"/>
          <w:lang w:eastAsia="zh-CN"/>
        </w:rPr>
        <w:t xml:space="preserve">, as detailed in Section </w:t>
      </w:r>
      <w:r w:rsidR="00C343E6">
        <w:rPr>
          <w:rFonts w:eastAsia="SimSun"/>
          <w:lang w:eastAsia="zh-CN"/>
        </w:rPr>
        <w:fldChar w:fldCharType="begin"/>
      </w:r>
      <w:r w:rsidR="00C343E6">
        <w:rPr>
          <w:rFonts w:eastAsia="SimSun"/>
          <w:lang w:eastAsia="zh-CN"/>
        </w:rPr>
        <w:instrText xml:space="preserve"> </w:instrText>
      </w:r>
      <w:r w:rsidR="00C343E6">
        <w:rPr>
          <w:rFonts w:eastAsia="SimSun" w:hint="eastAsia"/>
          <w:lang w:eastAsia="zh-CN"/>
        </w:rPr>
        <w:instrText>REF _Ref384088103 \r</w:instrText>
      </w:r>
      <w:r w:rsidR="00C343E6">
        <w:rPr>
          <w:rFonts w:eastAsia="SimSun"/>
          <w:lang w:eastAsia="zh-CN"/>
        </w:rPr>
        <w:instrText xml:space="preserve"> </w:instrText>
      </w:r>
      <w:r w:rsidR="00C343E6">
        <w:rPr>
          <w:rFonts w:eastAsia="SimSun"/>
          <w:lang w:eastAsia="zh-CN"/>
        </w:rPr>
        <w:fldChar w:fldCharType="separate"/>
      </w:r>
      <w:r w:rsidR="008419BC">
        <w:rPr>
          <w:rFonts w:eastAsia="SimSun"/>
          <w:lang w:eastAsia="zh-CN"/>
        </w:rPr>
        <w:t>V</w:t>
      </w:r>
      <w:r w:rsidR="00C343E6">
        <w:rPr>
          <w:rFonts w:eastAsia="SimSun"/>
          <w:lang w:eastAsia="zh-CN"/>
        </w:rPr>
        <w:fldChar w:fldCharType="end"/>
      </w:r>
      <w:r w:rsidR="00C343E6">
        <w:rPr>
          <w:rFonts w:eastAsia="SimSun" w:hint="eastAsia"/>
          <w:lang w:eastAsia="zh-CN"/>
        </w:rPr>
        <w:t>-</w:t>
      </w:r>
      <w:r w:rsidR="00C343E6">
        <w:rPr>
          <w:rFonts w:eastAsia="SimSun"/>
          <w:lang w:eastAsia="zh-CN"/>
        </w:rPr>
        <w:fldChar w:fldCharType="begin"/>
      </w:r>
      <w:r w:rsidR="00C343E6">
        <w:rPr>
          <w:rFonts w:eastAsia="SimSun"/>
          <w:lang w:eastAsia="zh-CN"/>
        </w:rPr>
        <w:instrText xml:space="preserve"> </w:instrText>
      </w:r>
      <w:r w:rsidR="00C343E6">
        <w:rPr>
          <w:rFonts w:eastAsia="SimSun" w:hint="eastAsia"/>
          <w:lang w:eastAsia="zh-CN"/>
        </w:rPr>
        <w:instrText>REF _Ref384088078 \r</w:instrText>
      </w:r>
      <w:r w:rsidR="00C343E6">
        <w:rPr>
          <w:rFonts w:eastAsia="SimSun"/>
          <w:lang w:eastAsia="zh-CN"/>
        </w:rPr>
        <w:instrText xml:space="preserve"> </w:instrText>
      </w:r>
      <w:r w:rsidR="00C343E6">
        <w:rPr>
          <w:rFonts w:eastAsia="SimSun"/>
          <w:lang w:eastAsia="zh-CN"/>
        </w:rPr>
        <w:fldChar w:fldCharType="separate"/>
      </w:r>
      <w:r w:rsidR="008419BC">
        <w:rPr>
          <w:rFonts w:eastAsia="SimSun"/>
          <w:lang w:eastAsia="zh-CN"/>
        </w:rPr>
        <w:t>C</w:t>
      </w:r>
      <w:r w:rsidR="00C343E6">
        <w:rPr>
          <w:rFonts w:eastAsia="SimSun"/>
          <w:lang w:eastAsia="zh-CN"/>
        </w:rPr>
        <w:fldChar w:fldCharType="end"/>
      </w:r>
      <w:r w:rsidR="00306039" w:rsidRPr="000E6F17">
        <w:rPr>
          <w:rFonts w:eastAsia="SimSun" w:hint="eastAsia"/>
          <w:lang w:eastAsia="zh-CN"/>
        </w:rPr>
        <w:t>. The WCTT results for all the clock domains acquired from Step 5 are provided to clock-domain scheduler to generate a proper scheduling targeting a specific scheduling objective. T</w:t>
      </w:r>
      <w:r w:rsidR="00306039" w:rsidRPr="000E6F17">
        <w:rPr>
          <w:rFonts w:eastAsia="SimSun"/>
          <w:lang w:eastAsia="zh-CN"/>
        </w:rPr>
        <w:t>h</w:t>
      </w:r>
      <w:r w:rsidR="00306039" w:rsidRPr="000E6F17">
        <w:rPr>
          <w:rFonts w:eastAsia="SimSun" w:hint="eastAsia"/>
          <w:lang w:eastAsia="zh-CN"/>
        </w:rPr>
        <w:t xml:space="preserve">e final WCRT result can only be analyzed with all the WCTT </w:t>
      </w:r>
      <w:r w:rsidR="00CF333D" w:rsidRPr="000E6F17">
        <w:rPr>
          <w:rFonts w:eastAsia="SimSun" w:hint="eastAsia"/>
          <w:lang w:eastAsia="zh-CN"/>
        </w:rPr>
        <w:t xml:space="preserve">information </w:t>
      </w:r>
      <w:r w:rsidR="00306039" w:rsidRPr="000E6F17">
        <w:rPr>
          <w:rFonts w:eastAsia="SimSun" w:hint="eastAsia"/>
          <w:lang w:eastAsia="zh-CN"/>
        </w:rPr>
        <w:t>together with the clock-domain scheduling</w:t>
      </w:r>
      <w:r w:rsidR="00CF333D" w:rsidRPr="000E6F17">
        <w:rPr>
          <w:rFonts w:eastAsia="SimSun" w:hint="eastAsia"/>
          <w:lang w:eastAsia="zh-CN"/>
        </w:rPr>
        <w:t xml:space="preserve"> (Step 6)</w:t>
      </w:r>
      <w:r w:rsidR="00306039" w:rsidRPr="000E6F17">
        <w:rPr>
          <w:rFonts w:eastAsia="SimSun" w:hint="eastAsia"/>
          <w:lang w:eastAsia="zh-CN"/>
        </w:rPr>
        <w:t>.</w:t>
      </w:r>
      <w:r w:rsidR="00CF333D" w:rsidRPr="000E6F17">
        <w:rPr>
          <w:rFonts w:eastAsia="SimSun" w:hint="eastAsia"/>
          <w:lang w:eastAsia="zh-CN"/>
        </w:rPr>
        <w:t xml:space="preserve"> However, clock-domain scheduling is out of the scope of this paper.</w:t>
      </w:r>
      <w:r w:rsidR="003B14F8" w:rsidRPr="000E6F17">
        <w:rPr>
          <w:rFonts w:eastAsia="SimSun" w:hint="eastAsia"/>
          <w:lang w:eastAsia="zh-CN"/>
        </w:rPr>
        <w:t xml:space="preserve"> Thus S</w:t>
      </w:r>
      <w:r w:rsidR="003B14F8" w:rsidRPr="000E6F17">
        <w:rPr>
          <w:rFonts w:eastAsia="SimSun"/>
          <w:lang w:eastAsia="zh-CN"/>
        </w:rPr>
        <w:t>t</w:t>
      </w:r>
      <w:r w:rsidR="003B14F8" w:rsidRPr="000E6F17">
        <w:rPr>
          <w:rFonts w:eastAsia="SimSun" w:hint="eastAsia"/>
          <w:lang w:eastAsia="zh-CN"/>
        </w:rPr>
        <w:t xml:space="preserve">ep 6 is not discussed in detailed here except for a trivial case where a cyclic scheduling of clock domains is applied. </w:t>
      </w:r>
      <w:r w:rsidR="007F64C6" w:rsidRPr="000E6F17">
        <w:rPr>
          <w:rFonts w:eastAsia="SimSun" w:hint="eastAsia"/>
          <w:lang w:eastAsia="zh-CN"/>
        </w:rPr>
        <w:t>Furthermore, we perform an optimization for</w:t>
      </w:r>
      <w:r w:rsidR="006E6C9A" w:rsidRPr="000E6F17">
        <w:rPr>
          <w:rFonts w:eastAsia="SimSun" w:hint="eastAsia"/>
          <w:lang w:eastAsia="zh-CN"/>
        </w:rPr>
        <w:t xml:space="preserve"> the </w:t>
      </w:r>
      <w:r w:rsidR="007F64C6" w:rsidRPr="000E6F17">
        <w:rPr>
          <w:rFonts w:eastAsia="SimSun" w:hint="eastAsia"/>
          <w:lang w:eastAsia="zh-CN"/>
        </w:rPr>
        <w:t xml:space="preserve">size of </w:t>
      </w:r>
      <w:r w:rsidR="006E6C9A" w:rsidRPr="000E6F17">
        <w:rPr>
          <w:rFonts w:eastAsia="SimSun" w:hint="eastAsia"/>
          <w:lang w:eastAsia="zh-CN"/>
        </w:rPr>
        <w:t>generated target code size</w:t>
      </w:r>
      <w:r w:rsidR="007F64C6" w:rsidRPr="000E6F17">
        <w:rPr>
          <w:rFonts w:eastAsia="SimSun" w:hint="eastAsia"/>
          <w:lang w:eastAsia="zh-CN"/>
        </w:rPr>
        <w:t xml:space="preserve"> in Step 7. We achieve reduced target code size by </w:t>
      </w:r>
      <w:r w:rsidR="006E6C9A" w:rsidRPr="000E6F17">
        <w:rPr>
          <w:rFonts w:eastAsia="SimSun" w:hint="eastAsia"/>
          <w:lang w:eastAsia="zh-CN"/>
        </w:rPr>
        <w:t xml:space="preserve">pruning the infeasible </w:t>
      </w:r>
      <w:r w:rsidR="00890CC8">
        <w:rPr>
          <w:rFonts w:eastAsia="SimSun" w:hint="eastAsia"/>
          <w:lang w:eastAsia="zh-CN"/>
        </w:rPr>
        <w:t>branches</w:t>
      </w:r>
      <w:r w:rsidR="006E6C9A" w:rsidRPr="000E6F17">
        <w:rPr>
          <w:rFonts w:eastAsia="SimSun" w:hint="eastAsia"/>
          <w:lang w:eastAsia="zh-CN"/>
        </w:rPr>
        <w:t xml:space="preserve"> found </w:t>
      </w:r>
      <w:r w:rsidR="007F64C6" w:rsidRPr="000E6F17">
        <w:rPr>
          <w:rFonts w:eastAsia="SimSun" w:hint="eastAsia"/>
          <w:lang w:eastAsia="zh-CN"/>
        </w:rPr>
        <w:t>in Step 5 from</w:t>
      </w:r>
      <w:r w:rsidR="006E6C9A" w:rsidRPr="006E6C9A">
        <w:rPr>
          <w:rFonts w:eastAsia="SimSun" w:hint="eastAsia"/>
          <w:lang w:eastAsia="zh-CN"/>
        </w:rPr>
        <w:t xml:space="preserve"> the </w:t>
      </w:r>
      <w:r w:rsidR="006E6C9A" w:rsidRPr="006E6C9A">
        <w:rPr>
          <w:rFonts w:eastAsia="SimSun"/>
          <w:lang w:eastAsia="zh-CN"/>
        </w:rPr>
        <w:t>original</w:t>
      </w:r>
      <w:r w:rsidR="006E6C9A" w:rsidRPr="006E6C9A">
        <w:rPr>
          <w:rFonts w:eastAsia="SimSun" w:hint="eastAsia"/>
          <w:lang w:eastAsia="zh-CN"/>
        </w:rPr>
        <w:t xml:space="preserve"> AGRC</w:t>
      </w:r>
      <w:r w:rsidR="007F64C6">
        <w:rPr>
          <w:rFonts w:eastAsia="SimSun" w:hint="eastAsia"/>
          <w:lang w:eastAsia="zh-CN"/>
        </w:rPr>
        <w:t xml:space="preserve"> and repeating Step 2 based on the optimized AGRC. Step 7 is discussed in details in Section </w:t>
      </w:r>
      <w:r w:rsidR="00C343E6">
        <w:rPr>
          <w:rFonts w:eastAsia="SimSun"/>
          <w:lang w:eastAsia="zh-CN"/>
        </w:rPr>
        <w:fldChar w:fldCharType="begin"/>
      </w:r>
      <w:r w:rsidR="00C343E6">
        <w:rPr>
          <w:rFonts w:eastAsia="SimSun"/>
          <w:lang w:eastAsia="zh-CN"/>
        </w:rPr>
        <w:instrText xml:space="preserve"> </w:instrText>
      </w:r>
      <w:r w:rsidR="00C343E6">
        <w:rPr>
          <w:rFonts w:eastAsia="SimSun" w:hint="eastAsia"/>
          <w:lang w:eastAsia="zh-CN"/>
        </w:rPr>
        <w:instrText>REF _Ref384088151 \r</w:instrText>
      </w:r>
      <w:r w:rsidR="00C343E6">
        <w:rPr>
          <w:rFonts w:eastAsia="SimSun"/>
          <w:lang w:eastAsia="zh-CN"/>
        </w:rPr>
        <w:instrText xml:space="preserve"> </w:instrText>
      </w:r>
      <w:r w:rsidR="00C343E6">
        <w:rPr>
          <w:rFonts w:eastAsia="SimSun"/>
          <w:lang w:eastAsia="zh-CN"/>
        </w:rPr>
        <w:fldChar w:fldCharType="separate"/>
      </w:r>
      <w:ins w:id="1075" w:author="Avinash" w:date="2014-04-05T10:13:00Z">
        <w:r w:rsidR="008419BC">
          <w:rPr>
            <w:rFonts w:eastAsia="SimSun"/>
            <w:lang w:eastAsia="zh-CN"/>
          </w:rPr>
          <w:t>D</w:t>
        </w:r>
      </w:ins>
      <w:del w:id="1076" w:author="Avinash" w:date="2014-04-05T10:13:00Z">
        <w:r w:rsidR="00C343E6" w:rsidDel="008419BC">
          <w:rPr>
            <w:rFonts w:eastAsia="SimSun"/>
            <w:lang w:eastAsia="zh-CN"/>
          </w:rPr>
          <w:delText>VI</w:delText>
        </w:r>
      </w:del>
      <w:r w:rsidR="00C343E6">
        <w:rPr>
          <w:rFonts w:eastAsia="SimSun"/>
          <w:lang w:eastAsia="zh-CN"/>
        </w:rPr>
        <w:fldChar w:fldCharType="end"/>
      </w:r>
      <w:r w:rsidR="007F64C6">
        <w:rPr>
          <w:rFonts w:eastAsia="SimSun" w:hint="eastAsia"/>
          <w:lang w:eastAsia="zh-CN"/>
        </w:rPr>
        <w:t>.</w:t>
      </w:r>
      <w:r w:rsidR="00271E80" w:rsidRPr="00271E80">
        <w:t xml:space="preserve"> </w:t>
      </w:r>
      <w:r w:rsidR="00D87FCB" w:rsidRPr="00D17F56">
        <w:rPr>
          <w:rFonts w:eastAsia="SimSun" w:hint="eastAsia"/>
          <w:lang w:eastAsia="zh-CN"/>
        </w:rPr>
        <w:t xml:space="preserve"> Note that in our proposed framework, all the time costs are measured in clock cycles of ReCOP and JOP, and we assume they are both running at the same clock frequency, for the sake of simplicity.</w:t>
      </w:r>
    </w:p>
    <w:p w:rsidR="009810CD" w:rsidRDefault="009810CD" w:rsidP="00CC48E3">
      <w:pPr>
        <w:pStyle w:val="BodyText"/>
        <w:rPr>
          <w:rFonts w:eastAsia="SimSun"/>
          <w:lang w:eastAsia="zh-CN"/>
        </w:rPr>
        <w:sectPr w:rsidR="009810CD" w:rsidSect="00D17F56">
          <w:type w:val="continuous"/>
          <w:pgSz w:w="11909" w:h="16834" w:code="9"/>
          <w:pgMar w:top="1080" w:right="734" w:bottom="2434" w:left="734" w:header="720" w:footer="720" w:gutter="0"/>
          <w:cols w:num="2" w:space="360"/>
          <w:docGrid w:linePitch="360"/>
        </w:sectPr>
      </w:pPr>
    </w:p>
    <w:p w:rsidR="009E6764" w:rsidRPr="00840815" w:rsidRDefault="009810CD" w:rsidP="009E6764">
      <w:pPr>
        <w:pStyle w:val="tablehead"/>
      </w:pPr>
      <w:bookmarkStart w:id="1077" w:name="_Ref384156299"/>
      <w:r>
        <w:rPr>
          <w:rFonts w:hint="eastAsia"/>
          <w:lang w:eastAsia="zh-CN"/>
        </w:rPr>
        <w:lastRenderedPageBreak/>
        <w:t>Experimental restuls</w:t>
      </w:r>
      <w:bookmarkEnd w:id="1077"/>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4"/>
        <w:gridCol w:w="893"/>
        <w:gridCol w:w="893"/>
        <w:gridCol w:w="893"/>
        <w:gridCol w:w="893"/>
        <w:gridCol w:w="893"/>
        <w:gridCol w:w="893"/>
        <w:gridCol w:w="893"/>
        <w:gridCol w:w="893"/>
        <w:gridCol w:w="893"/>
        <w:gridCol w:w="893"/>
      </w:tblGrid>
      <w:tr w:rsidR="003F39E8" w:rsidRPr="009810CD" w:rsidTr="004920DA">
        <w:trPr>
          <w:trHeight w:val="574"/>
        </w:trPr>
        <w:tc>
          <w:tcPr>
            <w:tcW w:w="1134"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Testbench</w:t>
            </w:r>
          </w:p>
        </w:tc>
        <w:tc>
          <w:tcPr>
            <w:tcW w:w="284" w:type="dxa"/>
          </w:tcPr>
          <w:p w:rsidR="003F39E8" w:rsidRPr="00273F86" w:rsidRDefault="003F39E8" w:rsidP="009810CD">
            <w:pPr>
              <w:pStyle w:val="BodyText"/>
              <w:tabs>
                <w:tab w:val="clear" w:pos="288"/>
              </w:tabs>
              <w:spacing w:after="0"/>
              <w:ind w:firstLine="0"/>
              <w:jc w:val="center"/>
              <w:rPr>
                <w:rFonts w:eastAsiaTheme="minorEastAsia"/>
                <w:b/>
                <w:sz w:val="16"/>
                <w:szCs w:val="16"/>
                <w:lang w:eastAsia="zh-CN"/>
              </w:rPr>
            </w:pPr>
            <w:r>
              <w:rPr>
                <w:rFonts w:eastAsiaTheme="minorEastAsia" w:hint="eastAsia"/>
                <w:b/>
                <w:sz w:val="16"/>
                <w:szCs w:val="16"/>
                <w:lang w:eastAsia="zh-CN"/>
              </w:rPr>
              <w:t>LOC</w:t>
            </w:r>
          </w:p>
        </w:tc>
        <w:tc>
          <w:tcPr>
            <w:tcW w:w="893" w:type="dxa"/>
          </w:tcPr>
          <w:p w:rsidR="003F39E8" w:rsidRPr="00273F86" w:rsidRDefault="003F39E8" w:rsidP="00273F86">
            <w:pPr>
              <w:pStyle w:val="BodyText"/>
              <w:tabs>
                <w:tab w:val="clear" w:pos="288"/>
              </w:tabs>
              <w:spacing w:after="0"/>
              <w:ind w:firstLine="0"/>
              <w:jc w:val="center"/>
              <w:rPr>
                <w:rFonts w:eastAsiaTheme="minorEastAsia"/>
                <w:b/>
                <w:sz w:val="16"/>
                <w:szCs w:val="16"/>
                <w:lang w:eastAsia="zh-CN"/>
              </w:rPr>
            </w:pPr>
            <w:r>
              <w:rPr>
                <w:rFonts w:eastAsiaTheme="minorEastAsia" w:hint="eastAsia"/>
                <w:b/>
                <w:sz w:val="16"/>
                <w:szCs w:val="16"/>
                <w:lang w:eastAsia="zh-CN"/>
              </w:rPr>
              <w:t>AGRC node numbers</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Max-plus</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State encoding only</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 xml:space="preserve">States </w:t>
            </w:r>
            <w:r>
              <w:rPr>
                <w:rFonts w:eastAsiaTheme="minorEastAsia" w:hint="eastAsia"/>
                <w:b/>
                <w:sz w:val="16"/>
                <w:szCs w:val="16"/>
                <w:lang w:eastAsia="zh-CN"/>
              </w:rPr>
              <w:t>s</w:t>
            </w:r>
            <w:r w:rsidRPr="009810CD">
              <w:rPr>
                <w:rFonts w:hint="eastAsia"/>
                <w:b/>
                <w:sz w:val="16"/>
                <w:szCs w:val="16"/>
                <w:lang w:eastAsia="zh-CN"/>
              </w:rPr>
              <w:t>tored</w:t>
            </w:r>
          </w:p>
        </w:tc>
        <w:tc>
          <w:tcPr>
            <w:tcW w:w="893" w:type="dxa"/>
            <w:vAlign w:val="center"/>
          </w:tcPr>
          <w:p w:rsidR="003F39E8" w:rsidRPr="009810CD" w:rsidRDefault="003F39E8" w:rsidP="00526FD4">
            <w:pPr>
              <w:pStyle w:val="BodyText"/>
              <w:tabs>
                <w:tab w:val="clear" w:pos="288"/>
              </w:tabs>
              <w:spacing w:after="0"/>
              <w:ind w:firstLine="0"/>
              <w:jc w:val="center"/>
              <w:rPr>
                <w:b/>
                <w:sz w:val="16"/>
                <w:szCs w:val="16"/>
                <w:lang w:eastAsia="zh-CN"/>
              </w:rPr>
            </w:pPr>
            <w:r w:rsidRPr="009810CD">
              <w:rPr>
                <w:rFonts w:hint="eastAsia"/>
                <w:b/>
                <w:sz w:val="16"/>
                <w:szCs w:val="16"/>
                <w:lang w:eastAsia="zh-CN"/>
              </w:rPr>
              <w:t>States explored</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Execution time(s)</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Tracking all signals</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 xml:space="preserve">States </w:t>
            </w:r>
            <w:r>
              <w:rPr>
                <w:rFonts w:eastAsiaTheme="minorEastAsia" w:hint="eastAsia"/>
                <w:b/>
                <w:sz w:val="16"/>
                <w:szCs w:val="16"/>
                <w:lang w:eastAsia="zh-CN"/>
              </w:rPr>
              <w:t>s</w:t>
            </w:r>
            <w:r w:rsidRPr="009810CD">
              <w:rPr>
                <w:rFonts w:hint="eastAsia"/>
                <w:b/>
                <w:sz w:val="16"/>
                <w:szCs w:val="16"/>
                <w:lang w:eastAsia="zh-CN"/>
              </w:rPr>
              <w:t>tored</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States explored</w:t>
            </w:r>
          </w:p>
        </w:tc>
        <w:tc>
          <w:tcPr>
            <w:tcW w:w="893" w:type="dxa"/>
            <w:shd w:val="clear" w:color="auto" w:fill="auto"/>
            <w:noWrap/>
            <w:vAlign w:val="center"/>
            <w:hideMark/>
          </w:tcPr>
          <w:p w:rsidR="003F39E8" w:rsidRPr="009810CD" w:rsidRDefault="003F39E8" w:rsidP="009810CD">
            <w:pPr>
              <w:pStyle w:val="BodyText"/>
              <w:tabs>
                <w:tab w:val="clear" w:pos="288"/>
              </w:tabs>
              <w:spacing w:after="0"/>
              <w:ind w:firstLine="0"/>
              <w:jc w:val="center"/>
              <w:rPr>
                <w:b/>
                <w:sz w:val="16"/>
                <w:szCs w:val="16"/>
                <w:lang w:eastAsia="zh-CN"/>
              </w:rPr>
            </w:pPr>
            <w:r w:rsidRPr="009810CD">
              <w:rPr>
                <w:rFonts w:hint="eastAsia"/>
                <w:b/>
                <w:sz w:val="16"/>
                <w:szCs w:val="16"/>
                <w:lang w:eastAsia="zh-CN"/>
              </w:rPr>
              <w:t>Execution time(s)</w:t>
            </w:r>
          </w:p>
        </w:tc>
      </w:tr>
      <w:tr w:rsidR="003F39E8" w:rsidRPr="009810CD" w:rsidTr="004920DA">
        <w:trPr>
          <w:trHeight w:val="270"/>
        </w:trPr>
        <w:tc>
          <w:tcPr>
            <w:tcW w:w="1134" w:type="dxa"/>
            <w:shd w:val="clear" w:color="auto" w:fill="auto"/>
            <w:noWrap/>
          </w:tcPr>
          <w:p w:rsidR="003F39E8" w:rsidRPr="00557770" w:rsidRDefault="003F39E8" w:rsidP="00526FD4">
            <w:r>
              <w:t>abro</w:t>
            </w:r>
            <w:r w:rsidRPr="00557770">
              <w:t>data</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49</w:t>
            </w:r>
          </w:p>
        </w:tc>
        <w:tc>
          <w:tcPr>
            <w:tcW w:w="893" w:type="dxa"/>
            <w:shd w:val="clear" w:color="auto" w:fill="auto"/>
            <w:noWrap/>
            <w:hideMark/>
          </w:tcPr>
          <w:p w:rsidR="003F39E8" w:rsidRPr="003F39E8" w:rsidRDefault="003F39E8" w:rsidP="00526FD4">
            <w:pPr>
              <w:rPr>
                <w:color w:val="00B050"/>
              </w:rPr>
            </w:pPr>
            <w:r w:rsidRPr="003F39E8">
              <w:rPr>
                <w:color w:val="00B050"/>
              </w:rPr>
              <w:t>320</w:t>
            </w:r>
          </w:p>
        </w:tc>
        <w:tc>
          <w:tcPr>
            <w:tcW w:w="893" w:type="dxa"/>
            <w:shd w:val="clear" w:color="auto" w:fill="auto"/>
            <w:noWrap/>
            <w:hideMark/>
          </w:tcPr>
          <w:p w:rsidR="003F39E8" w:rsidRPr="003F39E8" w:rsidRDefault="003F39E8" w:rsidP="00526FD4">
            <w:pPr>
              <w:rPr>
                <w:color w:val="FF0000"/>
              </w:rPr>
            </w:pPr>
            <w:r w:rsidRPr="003F39E8">
              <w:rPr>
                <w:color w:val="FF0000"/>
              </w:rPr>
              <w:t>320</w:t>
            </w:r>
          </w:p>
        </w:tc>
        <w:tc>
          <w:tcPr>
            <w:tcW w:w="893" w:type="dxa"/>
            <w:shd w:val="clear" w:color="auto" w:fill="auto"/>
            <w:noWrap/>
            <w:hideMark/>
          </w:tcPr>
          <w:p w:rsidR="003F39E8" w:rsidRPr="00FA26B6" w:rsidRDefault="003F39E8" w:rsidP="00526FD4">
            <w:r w:rsidRPr="00FA26B6">
              <w:t>118</w:t>
            </w:r>
          </w:p>
        </w:tc>
        <w:tc>
          <w:tcPr>
            <w:tcW w:w="893" w:type="dxa"/>
          </w:tcPr>
          <w:p w:rsidR="003F39E8" w:rsidRPr="00FA26B6" w:rsidRDefault="003F39E8" w:rsidP="00526FD4">
            <w:r w:rsidRPr="00FA26B6">
              <w:t>111</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c>
          <w:tcPr>
            <w:tcW w:w="893" w:type="dxa"/>
            <w:shd w:val="clear" w:color="auto" w:fill="auto"/>
            <w:noWrap/>
            <w:hideMark/>
          </w:tcPr>
          <w:p w:rsidR="003F39E8" w:rsidRPr="003F39E8" w:rsidRDefault="003F39E8" w:rsidP="00526FD4">
            <w:pPr>
              <w:rPr>
                <w:color w:val="FF0000"/>
              </w:rPr>
            </w:pPr>
            <w:r w:rsidRPr="003F39E8">
              <w:rPr>
                <w:color w:val="FF0000"/>
              </w:rPr>
              <w:t>320</w:t>
            </w:r>
          </w:p>
        </w:tc>
        <w:tc>
          <w:tcPr>
            <w:tcW w:w="893" w:type="dxa"/>
            <w:shd w:val="clear" w:color="auto" w:fill="auto"/>
            <w:noWrap/>
            <w:hideMark/>
          </w:tcPr>
          <w:p w:rsidR="003F39E8" w:rsidRPr="00FA26B6" w:rsidRDefault="003F39E8" w:rsidP="00526FD4">
            <w:r w:rsidRPr="00FA26B6">
              <w:t>118</w:t>
            </w:r>
          </w:p>
        </w:tc>
        <w:tc>
          <w:tcPr>
            <w:tcW w:w="893" w:type="dxa"/>
            <w:shd w:val="clear" w:color="auto" w:fill="auto"/>
            <w:noWrap/>
            <w:hideMark/>
          </w:tcPr>
          <w:p w:rsidR="003F39E8" w:rsidRPr="00FA26B6" w:rsidRDefault="003F39E8" w:rsidP="00526FD4">
            <w:r w:rsidRPr="00FA26B6">
              <w:t>111</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r>
      <w:tr w:rsidR="003F39E8" w:rsidRPr="009810CD" w:rsidTr="004920DA">
        <w:trPr>
          <w:trHeight w:val="270"/>
        </w:trPr>
        <w:tc>
          <w:tcPr>
            <w:tcW w:w="1134" w:type="dxa"/>
            <w:shd w:val="clear" w:color="auto" w:fill="auto"/>
            <w:noWrap/>
          </w:tcPr>
          <w:p w:rsidR="003F39E8" w:rsidRPr="00557770" w:rsidRDefault="003F39E8" w:rsidP="00526FD4">
            <w:r w:rsidRPr="00557770">
              <w:t>abro</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50</w:t>
            </w:r>
          </w:p>
        </w:tc>
        <w:tc>
          <w:tcPr>
            <w:tcW w:w="893" w:type="dxa"/>
            <w:shd w:val="clear" w:color="auto" w:fill="auto"/>
            <w:noWrap/>
            <w:hideMark/>
          </w:tcPr>
          <w:p w:rsidR="003F39E8" w:rsidRPr="003F39E8" w:rsidRDefault="003F39E8" w:rsidP="00526FD4">
            <w:pPr>
              <w:rPr>
                <w:color w:val="00B050"/>
              </w:rPr>
            </w:pPr>
            <w:r w:rsidRPr="003F39E8">
              <w:rPr>
                <w:color w:val="00B050"/>
              </w:rPr>
              <w:t>342</w:t>
            </w:r>
          </w:p>
        </w:tc>
        <w:tc>
          <w:tcPr>
            <w:tcW w:w="893" w:type="dxa"/>
            <w:shd w:val="clear" w:color="auto" w:fill="auto"/>
            <w:noWrap/>
            <w:hideMark/>
          </w:tcPr>
          <w:p w:rsidR="003F39E8" w:rsidRPr="003F39E8" w:rsidRDefault="003F39E8" w:rsidP="00526FD4">
            <w:pPr>
              <w:rPr>
                <w:color w:val="FF0000"/>
              </w:rPr>
            </w:pPr>
            <w:r w:rsidRPr="003F39E8">
              <w:rPr>
                <w:color w:val="FF0000"/>
              </w:rPr>
              <w:t>342</w:t>
            </w:r>
          </w:p>
        </w:tc>
        <w:tc>
          <w:tcPr>
            <w:tcW w:w="893" w:type="dxa"/>
            <w:shd w:val="clear" w:color="auto" w:fill="auto"/>
            <w:noWrap/>
            <w:hideMark/>
          </w:tcPr>
          <w:p w:rsidR="003F39E8" w:rsidRPr="00FA26B6" w:rsidRDefault="003F39E8" w:rsidP="00526FD4">
            <w:r w:rsidRPr="00FA26B6">
              <w:t>119</w:t>
            </w:r>
          </w:p>
        </w:tc>
        <w:tc>
          <w:tcPr>
            <w:tcW w:w="893" w:type="dxa"/>
          </w:tcPr>
          <w:p w:rsidR="003F39E8" w:rsidRPr="00FA26B6" w:rsidRDefault="003F39E8" w:rsidP="00526FD4">
            <w:r w:rsidRPr="00FA26B6">
              <w:t>111</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c>
          <w:tcPr>
            <w:tcW w:w="893" w:type="dxa"/>
            <w:shd w:val="clear" w:color="auto" w:fill="auto"/>
            <w:noWrap/>
            <w:hideMark/>
          </w:tcPr>
          <w:p w:rsidR="003F39E8" w:rsidRPr="003F39E8" w:rsidRDefault="003F39E8" w:rsidP="00526FD4">
            <w:pPr>
              <w:rPr>
                <w:color w:val="FF0000"/>
              </w:rPr>
            </w:pPr>
            <w:r w:rsidRPr="003F39E8">
              <w:rPr>
                <w:color w:val="FF0000"/>
              </w:rPr>
              <w:t>342</w:t>
            </w:r>
          </w:p>
        </w:tc>
        <w:tc>
          <w:tcPr>
            <w:tcW w:w="893" w:type="dxa"/>
            <w:shd w:val="clear" w:color="auto" w:fill="auto"/>
            <w:noWrap/>
            <w:hideMark/>
          </w:tcPr>
          <w:p w:rsidR="003F39E8" w:rsidRPr="00FA26B6" w:rsidRDefault="003F39E8" w:rsidP="00526FD4">
            <w:r w:rsidRPr="00FA26B6">
              <w:t>119</w:t>
            </w:r>
          </w:p>
        </w:tc>
        <w:tc>
          <w:tcPr>
            <w:tcW w:w="893" w:type="dxa"/>
            <w:shd w:val="clear" w:color="auto" w:fill="auto"/>
            <w:noWrap/>
            <w:hideMark/>
          </w:tcPr>
          <w:p w:rsidR="003F39E8" w:rsidRPr="00FA26B6" w:rsidRDefault="003F39E8" w:rsidP="00526FD4">
            <w:r w:rsidRPr="00FA26B6">
              <w:t>111</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r>
      <w:tr w:rsidR="003F39E8" w:rsidRPr="009810CD" w:rsidTr="004920DA">
        <w:trPr>
          <w:trHeight w:val="270"/>
        </w:trPr>
        <w:tc>
          <w:tcPr>
            <w:tcW w:w="1134" w:type="dxa"/>
            <w:shd w:val="clear" w:color="auto" w:fill="auto"/>
            <w:noWrap/>
          </w:tcPr>
          <w:p w:rsidR="003F39E8" w:rsidRPr="00557770" w:rsidRDefault="003F39E8" w:rsidP="00526FD4">
            <w:r w:rsidRPr="00557770">
              <w:t>ex1</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54</w:t>
            </w:r>
          </w:p>
        </w:tc>
        <w:tc>
          <w:tcPr>
            <w:tcW w:w="893" w:type="dxa"/>
            <w:shd w:val="clear" w:color="auto" w:fill="auto"/>
            <w:noWrap/>
            <w:hideMark/>
          </w:tcPr>
          <w:p w:rsidR="003F39E8" w:rsidRPr="003F39E8" w:rsidRDefault="003F39E8" w:rsidP="00526FD4">
            <w:pPr>
              <w:rPr>
                <w:color w:val="00B050"/>
              </w:rPr>
            </w:pPr>
            <w:r w:rsidRPr="003F39E8">
              <w:rPr>
                <w:color w:val="00B050"/>
              </w:rPr>
              <w:t>318</w:t>
            </w:r>
          </w:p>
        </w:tc>
        <w:tc>
          <w:tcPr>
            <w:tcW w:w="893" w:type="dxa"/>
            <w:shd w:val="clear" w:color="auto" w:fill="auto"/>
            <w:noWrap/>
            <w:hideMark/>
          </w:tcPr>
          <w:p w:rsidR="003F39E8" w:rsidRPr="003F39E8" w:rsidRDefault="003F39E8" w:rsidP="00526FD4">
            <w:pPr>
              <w:rPr>
                <w:color w:val="FF0000"/>
              </w:rPr>
            </w:pPr>
            <w:r w:rsidRPr="003F39E8">
              <w:rPr>
                <w:color w:val="FF0000"/>
              </w:rPr>
              <w:t>309</w:t>
            </w:r>
          </w:p>
        </w:tc>
        <w:tc>
          <w:tcPr>
            <w:tcW w:w="893" w:type="dxa"/>
            <w:shd w:val="clear" w:color="auto" w:fill="auto"/>
            <w:noWrap/>
            <w:hideMark/>
          </w:tcPr>
          <w:p w:rsidR="003F39E8" w:rsidRPr="00FA26B6" w:rsidRDefault="003F39E8" w:rsidP="00526FD4">
            <w:r w:rsidRPr="00FA26B6">
              <w:t>54</w:t>
            </w:r>
          </w:p>
        </w:tc>
        <w:tc>
          <w:tcPr>
            <w:tcW w:w="893" w:type="dxa"/>
          </w:tcPr>
          <w:p w:rsidR="003F39E8" w:rsidRPr="00FA26B6" w:rsidRDefault="003F39E8" w:rsidP="00526FD4">
            <w:r w:rsidRPr="00FA26B6">
              <w:t>52</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c>
          <w:tcPr>
            <w:tcW w:w="893" w:type="dxa"/>
            <w:shd w:val="clear" w:color="auto" w:fill="auto"/>
            <w:noWrap/>
            <w:hideMark/>
          </w:tcPr>
          <w:p w:rsidR="003F39E8" w:rsidRPr="003F39E8" w:rsidRDefault="003F39E8" w:rsidP="00526FD4">
            <w:pPr>
              <w:rPr>
                <w:color w:val="FF0000"/>
              </w:rPr>
            </w:pPr>
            <w:r w:rsidRPr="003F39E8">
              <w:rPr>
                <w:color w:val="FF0000"/>
              </w:rPr>
              <w:t>309</w:t>
            </w:r>
          </w:p>
        </w:tc>
        <w:tc>
          <w:tcPr>
            <w:tcW w:w="893" w:type="dxa"/>
            <w:shd w:val="clear" w:color="auto" w:fill="auto"/>
            <w:noWrap/>
            <w:hideMark/>
          </w:tcPr>
          <w:p w:rsidR="003F39E8" w:rsidRPr="00FA26B6" w:rsidRDefault="003F39E8" w:rsidP="00526FD4">
            <w:r w:rsidRPr="00FA26B6">
              <w:t>54</w:t>
            </w:r>
          </w:p>
        </w:tc>
        <w:tc>
          <w:tcPr>
            <w:tcW w:w="893" w:type="dxa"/>
            <w:shd w:val="clear" w:color="auto" w:fill="auto"/>
            <w:noWrap/>
            <w:hideMark/>
          </w:tcPr>
          <w:p w:rsidR="003F39E8" w:rsidRPr="00FA26B6" w:rsidRDefault="003F39E8" w:rsidP="00526FD4">
            <w:r w:rsidRPr="00FA26B6">
              <w:t>52</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r>
      <w:tr w:rsidR="003F39E8" w:rsidRPr="009810CD" w:rsidTr="004920DA">
        <w:trPr>
          <w:trHeight w:val="270"/>
        </w:trPr>
        <w:tc>
          <w:tcPr>
            <w:tcW w:w="1134" w:type="dxa"/>
            <w:shd w:val="clear" w:color="auto" w:fill="auto"/>
            <w:noWrap/>
          </w:tcPr>
          <w:p w:rsidR="003F39E8" w:rsidRPr="00557770" w:rsidRDefault="003F39E8" w:rsidP="00526FD4">
            <w:r w:rsidRPr="00557770">
              <w:t>ex2</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77</w:t>
            </w:r>
          </w:p>
        </w:tc>
        <w:tc>
          <w:tcPr>
            <w:tcW w:w="893" w:type="dxa"/>
            <w:shd w:val="clear" w:color="auto" w:fill="auto"/>
            <w:noWrap/>
            <w:hideMark/>
          </w:tcPr>
          <w:p w:rsidR="003F39E8" w:rsidRPr="003F39E8" w:rsidRDefault="003F39E8" w:rsidP="00526FD4">
            <w:pPr>
              <w:rPr>
                <w:color w:val="00B050"/>
              </w:rPr>
            </w:pPr>
            <w:r w:rsidRPr="003F39E8">
              <w:rPr>
                <w:color w:val="00B050"/>
              </w:rPr>
              <w:t>544</w:t>
            </w:r>
          </w:p>
        </w:tc>
        <w:tc>
          <w:tcPr>
            <w:tcW w:w="893" w:type="dxa"/>
            <w:shd w:val="clear" w:color="auto" w:fill="auto"/>
            <w:noWrap/>
            <w:hideMark/>
          </w:tcPr>
          <w:p w:rsidR="003F39E8" w:rsidRPr="003F39E8" w:rsidRDefault="003F39E8" w:rsidP="00526FD4">
            <w:pPr>
              <w:rPr>
                <w:color w:val="FF0000"/>
              </w:rPr>
            </w:pPr>
            <w:r w:rsidRPr="003F39E8">
              <w:rPr>
                <w:color w:val="FF0000"/>
              </w:rPr>
              <w:t>544</w:t>
            </w:r>
          </w:p>
        </w:tc>
        <w:tc>
          <w:tcPr>
            <w:tcW w:w="893" w:type="dxa"/>
            <w:shd w:val="clear" w:color="auto" w:fill="auto"/>
            <w:noWrap/>
            <w:hideMark/>
          </w:tcPr>
          <w:p w:rsidR="003F39E8" w:rsidRPr="00FA26B6" w:rsidRDefault="003F39E8" w:rsidP="00526FD4">
            <w:r w:rsidRPr="00FA26B6">
              <w:t>182</w:t>
            </w:r>
          </w:p>
        </w:tc>
        <w:tc>
          <w:tcPr>
            <w:tcW w:w="893" w:type="dxa"/>
          </w:tcPr>
          <w:p w:rsidR="003F39E8" w:rsidRPr="00FA26B6" w:rsidRDefault="003F39E8" w:rsidP="00526FD4">
            <w:r w:rsidRPr="00FA26B6">
              <w:t>173</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c>
          <w:tcPr>
            <w:tcW w:w="893" w:type="dxa"/>
            <w:shd w:val="clear" w:color="auto" w:fill="auto"/>
            <w:noWrap/>
            <w:hideMark/>
          </w:tcPr>
          <w:p w:rsidR="003F39E8" w:rsidRPr="003F39E8" w:rsidRDefault="003F39E8" w:rsidP="00526FD4">
            <w:pPr>
              <w:rPr>
                <w:color w:val="FF0000"/>
              </w:rPr>
            </w:pPr>
            <w:r w:rsidRPr="003F39E8">
              <w:rPr>
                <w:color w:val="FF0000"/>
              </w:rPr>
              <w:t>511</w:t>
            </w:r>
          </w:p>
        </w:tc>
        <w:tc>
          <w:tcPr>
            <w:tcW w:w="893" w:type="dxa"/>
            <w:shd w:val="clear" w:color="auto" w:fill="auto"/>
            <w:noWrap/>
            <w:hideMark/>
          </w:tcPr>
          <w:p w:rsidR="003F39E8" w:rsidRPr="00FA26B6" w:rsidRDefault="003F39E8" w:rsidP="00526FD4">
            <w:r w:rsidRPr="00FA26B6">
              <w:t>320</w:t>
            </w:r>
          </w:p>
        </w:tc>
        <w:tc>
          <w:tcPr>
            <w:tcW w:w="893" w:type="dxa"/>
            <w:shd w:val="clear" w:color="auto" w:fill="auto"/>
            <w:noWrap/>
            <w:hideMark/>
          </w:tcPr>
          <w:p w:rsidR="003F39E8" w:rsidRPr="00FA26B6" w:rsidRDefault="003F39E8" w:rsidP="00526FD4">
            <w:r w:rsidRPr="00FA26B6">
              <w:t>320</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1</w:t>
            </w:r>
          </w:p>
        </w:tc>
      </w:tr>
      <w:tr w:rsidR="003F39E8" w:rsidRPr="009810CD" w:rsidTr="004920DA">
        <w:trPr>
          <w:trHeight w:val="270"/>
        </w:trPr>
        <w:tc>
          <w:tcPr>
            <w:tcW w:w="1134" w:type="dxa"/>
            <w:shd w:val="clear" w:color="auto" w:fill="auto"/>
            <w:noWrap/>
          </w:tcPr>
          <w:p w:rsidR="003F39E8" w:rsidRPr="00557770" w:rsidRDefault="003F39E8" w:rsidP="00526FD4">
            <w:r w:rsidRPr="00557770">
              <w:t>pcabro cd2</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96</w:t>
            </w:r>
          </w:p>
        </w:tc>
        <w:tc>
          <w:tcPr>
            <w:tcW w:w="893" w:type="dxa"/>
            <w:shd w:val="clear" w:color="auto" w:fill="auto"/>
            <w:noWrap/>
            <w:hideMark/>
          </w:tcPr>
          <w:p w:rsidR="003F39E8" w:rsidRPr="003F39E8" w:rsidRDefault="003F39E8" w:rsidP="00526FD4">
            <w:pPr>
              <w:rPr>
                <w:color w:val="00B050"/>
              </w:rPr>
            </w:pPr>
            <w:r w:rsidRPr="003F39E8">
              <w:rPr>
                <w:color w:val="00B050"/>
              </w:rPr>
              <w:t>440</w:t>
            </w:r>
          </w:p>
        </w:tc>
        <w:tc>
          <w:tcPr>
            <w:tcW w:w="893" w:type="dxa"/>
            <w:shd w:val="clear" w:color="auto" w:fill="auto"/>
            <w:noWrap/>
            <w:hideMark/>
          </w:tcPr>
          <w:p w:rsidR="003F39E8" w:rsidRPr="003F39E8" w:rsidRDefault="003F39E8" w:rsidP="00526FD4">
            <w:pPr>
              <w:rPr>
                <w:color w:val="FF0000"/>
              </w:rPr>
            </w:pPr>
            <w:r w:rsidRPr="003F39E8">
              <w:rPr>
                <w:color w:val="FF0000"/>
              </w:rPr>
              <w:t>440</w:t>
            </w:r>
          </w:p>
        </w:tc>
        <w:tc>
          <w:tcPr>
            <w:tcW w:w="893" w:type="dxa"/>
            <w:shd w:val="clear" w:color="auto" w:fill="auto"/>
            <w:noWrap/>
            <w:hideMark/>
          </w:tcPr>
          <w:p w:rsidR="003F39E8" w:rsidRPr="00FA26B6" w:rsidRDefault="003F39E8" w:rsidP="00526FD4">
            <w:r w:rsidRPr="00FA26B6">
              <w:t>286</w:t>
            </w:r>
          </w:p>
        </w:tc>
        <w:tc>
          <w:tcPr>
            <w:tcW w:w="893" w:type="dxa"/>
          </w:tcPr>
          <w:p w:rsidR="003F39E8" w:rsidRPr="00FA26B6" w:rsidRDefault="003F39E8" w:rsidP="00526FD4">
            <w:r w:rsidRPr="00FA26B6">
              <w:t>261</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c>
          <w:tcPr>
            <w:tcW w:w="893" w:type="dxa"/>
            <w:shd w:val="clear" w:color="auto" w:fill="auto"/>
            <w:noWrap/>
            <w:hideMark/>
          </w:tcPr>
          <w:p w:rsidR="003F39E8" w:rsidRPr="003F39E8" w:rsidRDefault="003F39E8" w:rsidP="00526FD4">
            <w:pPr>
              <w:rPr>
                <w:color w:val="FF0000"/>
              </w:rPr>
            </w:pPr>
            <w:r w:rsidRPr="003F39E8">
              <w:rPr>
                <w:color w:val="FF0000"/>
              </w:rPr>
              <w:t>440</w:t>
            </w:r>
          </w:p>
        </w:tc>
        <w:tc>
          <w:tcPr>
            <w:tcW w:w="893" w:type="dxa"/>
            <w:shd w:val="clear" w:color="auto" w:fill="auto"/>
            <w:noWrap/>
            <w:hideMark/>
          </w:tcPr>
          <w:p w:rsidR="003F39E8" w:rsidRPr="00FA26B6" w:rsidRDefault="003F39E8" w:rsidP="00526FD4">
            <w:r w:rsidRPr="00FA26B6">
              <w:t>290</w:t>
            </w:r>
          </w:p>
        </w:tc>
        <w:tc>
          <w:tcPr>
            <w:tcW w:w="893" w:type="dxa"/>
            <w:shd w:val="clear" w:color="auto" w:fill="auto"/>
            <w:noWrap/>
            <w:hideMark/>
          </w:tcPr>
          <w:p w:rsidR="003F39E8" w:rsidRPr="00FA26B6" w:rsidRDefault="003F39E8" w:rsidP="00526FD4">
            <w:r w:rsidRPr="00FA26B6">
              <w:t>262</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r>
      <w:tr w:rsidR="003F39E8" w:rsidRPr="009810CD" w:rsidTr="004920DA">
        <w:trPr>
          <w:trHeight w:val="270"/>
        </w:trPr>
        <w:tc>
          <w:tcPr>
            <w:tcW w:w="1134" w:type="dxa"/>
            <w:shd w:val="clear" w:color="auto" w:fill="auto"/>
            <w:noWrap/>
          </w:tcPr>
          <w:p w:rsidR="003F39E8" w:rsidRPr="00557770" w:rsidRDefault="003F39E8" w:rsidP="00526FD4">
            <w:r w:rsidRPr="00557770">
              <w:t>ex3</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105</w:t>
            </w:r>
          </w:p>
        </w:tc>
        <w:tc>
          <w:tcPr>
            <w:tcW w:w="893" w:type="dxa"/>
            <w:shd w:val="clear" w:color="auto" w:fill="auto"/>
            <w:noWrap/>
            <w:hideMark/>
          </w:tcPr>
          <w:p w:rsidR="003F39E8" w:rsidRPr="003F39E8" w:rsidRDefault="003F39E8" w:rsidP="00526FD4">
            <w:pPr>
              <w:rPr>
                <w:color w:val="00B050"/>
              </w:rPr>
            </w:pPr>
            <w:r w:rsidRPr="003F39E8">
              <w:rPr>
                <w:color w:val="00B050"/>
              </w:rPr>
              <w:t>636</w:t>
            </w:r>
          </w:p>
        </w:tc>
        <w:tc>
          <w:tcPr>
            <w:tcW w:w="893" w:type="dxa"/>
            <w:shd w:val="clear" w:color="auto" w:fill="auto"/>
            <w:noWrap/>
            <w:hideMark/>
          </w:tcPr>
          <w:p w:rsidR="003F39E8" w:rsidRPr="003F39E8" w:rsidRDefault="003F39E8" w:rsidP="00526FD4">
            <w:pPr>
              <w:rPr>
                <w:color w:val="FF0000"/>
              </w:rPr>
            </w:pPr>
            <w:r w:rsidRPr="003F39E8">
              <w:rPr>
                <w:color w:val="FF0000"/>
              </w:rPr>
              <w:t>582</w:t>
            </w:r>
          </w:p>
        </w:tc>
        <w:tc>
          <w:tcPr>
            <w:tcW w:w="893" w:type="dxa"/>
            <w:shd w:val="clear" w:color="auto" w:fill="auto"/>
            <w:noWrap/>
            <w:hideMark/>
          </w:tcPr>
          <w:p w:rsidR="003F39E8" w:rsidRPr="00FA26B6" w:rsidRDefault="003F39E8" w:rsidP="00526FD4">
            <w:r w:rsidRPr="00FA26B6">
              <w:t>183</w:t>
            </w:r>
          </w:p>
        </w:tc>
        <w:tc>
          <w:tcPr>
            <w:tcW w:w="893" w:type="dxa"/>
          </w:tcPr>
          <w:p w:rsidR="003F39E8" w:rsidRPr="00FA26B6" w:rsidRDefault="003F39E8" w:rsidP="00526FD4">
            <w:r w:rsidRPr="00FA26B6">
              <w:t>180</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c>
          <w:tcPr>
            <w:tcW w:w="893" w:type="dxa"/>
            <w:shd w:val="clear" w:color="auto" w:fill="auto"/>
            <w:noWrap/>
            <w:hideMark/>
          </w:tcPr>
          <w:p w:rsidR="003F39E8" w:rsidRPr="003F39E8" w:rsidRDefault="003F39E8" w:rsidP="00526FD4">
            <w:pPr>
              <w:rPr>
                <w:color w:val="FF0000"/>
              </w:rPr>
            </w:pPr>
            <w:r w:rsidRPr="003F39E8">
              <w:rPr>
                <w:color w:val="FF0000"/>
              </w:rPr>
              <w:t>555</w:t>
            </w:r>
          </w:p>
        </w:tc>
        <w:tc>
          <w:tcPr>
            <w:tcW w:w="893" w:type="dxa"/>
            <w:shd w:val="clear" w:color="auto" w:fill="auto"/>
            <w:noWrap/>
            <w:hideMark/>
          </w:tcPr>
          <w:p w:rsidR="003F39E8" w:rsidRPr="00FA26B6" w:rsidRDefault="003F39E8" w:rsidP="00526FD4">
            <w:r w:rsidRPr="00FA26B6">
              <w:t>89</w:t>
            </w:r>
          </w:p>
        </w:tc>
        <w:tc>
          <w:tcPr>
            <w:tcW w:w="893" w:type="dxa"/>
            <w:shd w:val="clear" w:color="auto" w:fill="auto"/>
            <w:noWrap/>
            <w:hideMark/>
          </w:tcPr>
          <w:p w:rsidR="003F39E8" w:rsidRPr="00FA26B6" w:rsidRDefault="003F39E8" w:rsidP="00526FD4">
            <w:r w:rsidRPr="00FA26B6">
              <w:t>87</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r>
      <w:tr w:rsidR="003F39E8" w:rsidRPr="009810CD" w:rsidTr="004920DA">
        <w:trPr>
          <w:trHeight w:val="270"/>
        </w:trPr>
        <w:tc>
          <w:tcPr>
            <w:tcW w:w="1134" w:type="dxa"/>
            <w:shd w:val="clear" w:color="auto" w:fill="auto"/>
            <w:noWrap/>
          </w:tcPr>
          <w:p w:rsidR="003F39E8" w:rsidRPr="00557770" w:rsidRDefault="003F39E8" w:rsidP="00526FD4">
            <w:r w:rsidRPr="00557770">
              <w:t>demoloop</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122</w:t>
            </w:r>
          </w:p>
        </w:tc>
        <w:tc>
          <w:tcPr>
            <w:tcW w:w="893" w:type="dxa"/>
            <w:shd w:val="clear" w:color="auto" w:fill="auto"/>
            <w:noWrap/>
            <w:hideMark/>
          </w:tcPr>
          <w:p w:rsidR="003F39E8" w:rsidRPr="003F39E8" w:rsidRDefault="003F39E8" w:rsidP="00526FD4">
            <w:pPr>
              <w:rPr>
                <w:color w:val="00B050"/>
              </w:rPr>
            </w:pPr>
            <w:r w:rsidRPr="003F39E8">
              <w:rPr>
                <w:color w:val="00B050"/>
              </w:rPr>
              <w:t>612</w:t>
            </w:r>
          </w:p>
        </w:tc>
        <w:tc>
          <w:tcPr>
            <w:tcW w:w="893" w:type="dxa"/>
            <w:shd w:val="clear" w:color="auto" w:fill="auto"/>
            <w:noWrap/>
            <w:hideMark/>
          </w:tcPr>
          <w:p w:rsidR="003F39E8" w:rsidRPr="003F39E8" w:rsidRDefault="003F39E8" w:rsidP="00526FD4">
            <w:pPr>
              <w:rPr>
                <w:color w:val="FF0000"/>
              </w:rPr>
            </w:pPr>
            <w:r w:rsidRPr="003F39E8">
              <w:rPr>
                <w:color w:val="FF0000"/>
              </w:rPr>
              <w:t>612</w:t>
            </w:r>
          </w:p>
        </w:tc>
        <w:tc>
          <w:tcPr>
            <w:tcW w:w="893" w:type="dxa"/>
            <w:shd w:val="clear" w:color="auto" w:fill="auto"/>
            <w:noWrap/>
            <w:hideMark/>
          </w:tcPr>
          <w:p w:rsidR="003F39E8" w:rsidRPr="00FA26B6" w:rsidRDefault="003F39E8" w:rsidP="00526FD4">
            <w:r w:rsidRPr="00FA26B6">
              <w:t>3864</w:t>
            </w:r>
          </w:p>
        </w:tc>
        <w:tc>
          <w:tcPr>
            <w:tcW w:w="893" w:type="dxa"/>
          </w:tcPr>
          <w:p w:rsidR="003F39E8" w:rsidRPr="00FA26B6" w:rsidRDefault="003F39E8" w:rsidP="00526FD4">
            <w:r w:rsidRPr="00FA26B6">
              <w:t>3850</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c>
          <w:tcPr>
            <w:tcW w:w="893" w:type="dxa"/>
            <w:shd w:val="clear" w:color="auto" w:fill="auto"/>
            <w:noWrap/>
            <w:hideMark/>
          </w:tcPr>
          <w:p w:rsidR="003F39E8" w:rsidRPr="003F39E8" w:rsidRDefault="003F39E8" w:rsidP="00526FD4">
            <w:pPr>
              <w:rPr>
                <w:color w:val="FF0000"/>
              </w:rPr>
            </w:pPr>
            <w:r w:rsidRPr="003F39E8">
              <w:rPr>
                <w:color w:val="FF0000"/>
              </w:rPr>
              <w:t>568</w:t>
            </w:r>
          </w:p>
        </w:tc>
        <w:tc>
          <w:tcPr>
            <w:tcW w:w="893" w:type="dxa"/>
            <w:shd w:val="clear" w:color="auto" w:fill="auto"/>
            <w:noWrap/>
            <w:hideMark/>
          </w:tcPr>
          <w:p w:rsidR="003F39E8" w:rsidRPr="00FA26B6" w:rsidRDefault="003F39E8" w:rsidP="00526FD4">
            <w:r w:rsidRPr="00FA26B6">
              <w:t>406</w:t>
            </w:r>
          </w:p>
        </w:tc>
        <w:tc>
          <w:tcPr>
            <w:tcW w:w="893" w:type="dxa"/>
            <w:shd w:val="clear" w:color="auto" w:fill="auto"/>
            <w:noWrap/>
            <w:hideMark/>
          </w:tcPr>
          <w:p w:rsidR="003F39E8" w:rsidRPr="00FA26B6" w:rsidRDefault="003F39E8" w:rsidP="00526FD4">
            <w:r w:rsidRPr="00FA26B6">
              <w:t>400</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r>
      <w:tr w:rsidR="003F39E8" w:rsidRPr="009810CD" w:rsidTr="004920DA">
        <w:trPr>
          <w:trHeight w:val="270"/>
        </w:trPr>
        <w:tc>
          <w:tcPr>
            <w:tcW w:w="1134" w:type="dxa"/>
            <w:shd w:val="clear" w:color="auto" w:fill="auto"/>
            <w:noWrap/>
          </w:tcPr>
          <w:p w:rsidR="003F39E8" w:rsidRPr="00557770" w:rsidRDefault="003F39E8" w:rsidP="00526FD4">
            <w:r w:rsidRPr="00557770">
              <w:t>asproto cd1</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171</w:t>
            </w:r>
          </w:p>
        </w:tc>
        <w:tc>
          <w:tcPr>
            <w:tcW w:w="893" w:type="dxa"/>
            <w:shd w:val="clear" w:color="auto" w:fill="auto"/>
            <w:noWrap/>
            <w:hideMark/>
          </w:tcPr>
          <w:p w:rsidR="003F39E8" w:rsidRPr="003F39E8" w:rsidRDefault="003F39E8" w:rsidP="00526FD4">
            <w:pPr>
              <w:rPr>
                <w:color w:val="00B050"/>
              </w:rPr>
            </w:pPr>
            <w:r w:rsidRPr="003F39E8">
              <w:rPr>
                <w:color w:val="00B050"/>
              </w:rPr>
              <w:t>423</w:t>
            </w:r>
          </w:p>
        </w:tc>
        <w:tc>
          <w:tcPr>
            <w:tcW w:w="893" w:type="dxa"/>
            <w:shd w:val="clear" w:color="auto" w:fill="auto"/>
            <w:noWrap/>
            <w:hideMark/>
          </w:tcPr>
          <w:p w:rsidR="003F39E8" w:rsidRPr="003F39E8" w:rsidRDefault="003F39E8" w:rsidP="00526FD4">
            <w:pPr>
              <w:rPr>
                <w:color w:val="FF0000"/>
              </w:rPr>
            </w:pPr>
            <w:r w:rsidRPr="003F39E8">
              <w:rPr>
                <w:color w:val="FF0000"/>
              </w:rPr>
              <w:t>423</w:t>
            </w:r>
          </w:p>
        </w:tc>
        <w:tc>
          <w:tcPr>
            <w:tcW w:w="893" w:type="dxa"/>
            <w:shd w:val="clear" w:color="auto" w:fill="auto"/>
            <w:noWrap/>
            <w:hideMark/>
          </w:tcPr>
          <w:p w:rsidR="003F39E8" w:rsidRPr="00FA26B6" w:rsidRDefault="003F39E8" w:rsidP="00526FD4">
            <w:r w:rsidRPr="00FA26B6">
              <w:t>279</w:t>
            </w:r>
          </w:p>
        </w:tc>
        <w:tc>
          <w:tcPr>
            <w:tcW w:w="893" w:type="dxa"/>
          </w:tcPr>
          <w:p w:rsidR="003F39E8" w:rsidRPr="00FA26B6" w:rsidRDefault="003F39E8" w:rsidP="00526FD4">
            <w:r w:rsidRPr="00FA26B6">
              <w:t>274</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c>
          <w:tcPr>
            <w:tcW w:w="893" w:type="dxa"/>
            <w:shd w:val="clear" w:color="auto" w:fill="auto"/>
            <w:noWrap/>
            <w:hideMark/>
          </w:tcPr>
          <w:p w:rsidR="003F39E8" w:rsidRPr="003F39E8" w:rsidRDefault="003F39E8" w:rsidP="00526FD4">
            <w:pPr>
              <w:rPr>
                <w:color w:val="FF0000"/>
              </w:rPr>
            </w:pPr>
            <w:r w:rsidRPr="003F39E8">
              <w:rPr>
                <w:color w:val="FF0000"/>
              </w:rPr>
              <w:t>423</w:t>
            </w:r>
          </w:p>
        </w:tc>
        <w:tc>
          <w:tcPr>
            <w:tcW w:w="893" w:type="dxa"/>
            <w:shd w:val="clear" w:color="auto" w:fill="auto"/>
            <w:noWrap/>
            <w:hideMark/>
          </w:tcPr>
          <w:p w:rsidR="003F39E8" w:rsidRPr="00FA26B6" w:rsidRDefault="003F39E8" w:rsidP="00526FD4">
            <w:r w:rsidRPr="00FA26B6">
              <w:t>279</w:t>
            </w:r>
          </w:p>
        </w:tc>
        <w:tc>
          <w:tcPr>
            <w:tcW w:w="893" w:type="dxa"/>
            <w:shd w:val="clear" w:color="auto" w:fill="auto"/>
            <w:noWrap/>
            <w:hideMark/>
          </w:tcPr>
          <w:p w:rsidR="003F39E8" w:rsidRPr="00FA26B6" w:rsidRDefault="003F39E8" w:rsidP="00526FD4">
            <w:r w:rsidRPr="00FA26B6">
              <w:t>274</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0.8</w:t>
            </w:r>
          </w:p>
        </w:tc>
      </w:tr>
      <w:tr w:rsidR="003F39E8" w:rsidRPr="009810CD" w:rsidTr="004920DA">
        <w:trPr>
          <w:trHeight w:val="270"/>
        </w:trPr>
        <w:tc>
          <w:tcPr>
            <w:tcW w:w="1134" w:type="dxa"/>
            <w:shd w:val="clear" w:color="auto" w:fill="auto"/>
            <w:noWrap/>
          </w:tcPr>
          <w:p w:rsidR="003F39E8" w:rsidRPr="00557770" w:rsidRDefault="003F39E8" w:rsidP="00526FD4">
            <w:r w:rsidRPr="00557770">
              <w:t>pcabro cd1</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172</w:t>
            </w:r>
          </w:p>
        </w:tc>
        <w:tc>
          <w:tcPr>
            <w:tcW w:w="893" w:type="dxa"/>
            <w:shd w:val="clear" w:color="auto" w:fill="auto"/>
            <w:noWrap/>
            <w:hideMark/>
          </w:tcPr>
          <w:p w:rsidR="003F39E8" w:rsidRPr="003F39E8" w:rsidRDefault="003F39E8" w:rsidP="00526FD4">
            <w:pPr>
              <w:rPr>
                <w:color w:val="00B050"/>
              </w:rPr>
            </w:pPr>
            <w:r w:rsidRPr="003F39E8">
              <w:rPr>
                <w:color w:val="00B050"/>
              </w:rPr>
              <w:t>653</w:t>
            </w:r>
          </w:p>
        </w:tc>
        <w:tc>
          <w:tcPr>
            <w:tcW w:w="893" w:type="dxa"/>
            <w:shd w:val="clear" w:color="auto" w:fill="auto"/>
            <w:noWrap/>
            <w:hideMark/>
          </w:tcPr>
          <w:p w:rsidR="003F39E8" w:rsidRPr="003F39E8" w:rsidRDefault="003F39E8" w:rsidP="00526FD4">
            <w:pPr>
              <w:rPr>
                <w:color w:val="FF0000"/>
              </w:rPr>
            </w:pPr>
            <w:r w:rsidRPr="003F39E8">
              <w:rPr>
                <w:color w:val="FF0000"/>
              </w:rPr>
              <w:t>653</w:t>
            </w:r>
          </w:p>
        </w:tc>
        <w:tc>
          <w:tcPr>
            <w:tcW w:w="893" w:type="dxa"/>
            <w:shd w:val="clear" w:color="auto" w:fill="auto"/>
            <w:noWrap/>
            <w:hideMark/>
          </w:tcPr>
          <w:p w:rsidR="003F39E8" w:rsidRPr="00FA26B6" w:rsidRDefault="003F39E8" w:rsidP="00526FD4">
            <w:r w:rsidRPr="00FA26B6">
              <w:t>12929</w:t>
            </w:r>
          </w:p>
        </w:tc>
        <w:tc>
          <w:tcPr>
            <w:tcW w:w="893" w:type="dxa"/>
          </w:tcPr>
          <w:p w:rsidR="003F39E8" w:rsidRPr="00FA26B6" w:rsidRDefault="003F39E8" w:rsidP="00526FD4">
            <w:r w:rsidRPr="00FA26B6">
              <w:t>12910</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c>
          <w:tcPr>
            <w:tcW w:w="893" w:type="dxa"/>
            <w:shd w:val="clear" w:color="auto" w:fill="auto"/>
            <w:noWrap/>
            <w:hideMark/>
          </w:tcPr>
          <w:p w:rsidR="003F39E8" w:rsidRPr="003F39E8" w:rsidRDefault="003F39E8" w:rsidP="00526FD4">
            <w:pPr>
              <w:rPr>
                <w:color w:val="FF0000"/>
              </w:rPr>
            </w:pPr>
            <w:r w:rsidRPr="003F39E8">
              <w:rPr>
                <w:color w:val="FF0000"/>
              </w:rPr>
              <w:t>649</w:t>
            </w:r>
          </w:p>
        </w:tc>
        <w:tc>
          <w:tcPr>
            <w:tcW w:w="893" w:type="dxa"/>
            <w:shd w:val="clear" w:color="auto" w:fill="auto"/>
            <w:noWrap/>
            <w:hideMark/>
          </w:tcPr>
          <w:p w:rsidR="003F39E8" w:rsidRPr="00FA26B6" w:rsidRDefault="003F39E8" w:rsidP="00526FD4">
            <w:r w:rsidRPr="00FA26B6">
              <w:t>14751</w:t>
            </w:r>
          </w:p>
        </w:tc>
        <w:tc>
          <w:tcPr>
            <w:tcW w:w="893" w:type="dxa"/>
            <w:shd w:val="clear" w:color="auto" w:fill="auto"/>
            <w:noWrap/>
            <w:hideMark/>
          </w:tcPr>
          <w:p w:rsidR="003F39E8" w:rsidRPr="00FA26B6" w:rsidRDefault="003F39E8" w:rsidP="00526FD4">
            <w:r w:rsidRPr="00FA26B6">
              <w:t>14751</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1</w:t>
            </w:r>
          </w:p>
        </w:tc>
      </w:tr>
      <w:tr w:rsidR="003F39E8" w:rsidRPr="009810CD" w:rsidTr="004920DA">
        <w:trPr>
          <w:trHeight w:val="270"/>
        </w:trPr>
        <w:tc>
          <w:tcPr>
            <w:tcW w:w="1134" w:type="dxa"/>
            <w:shd w:val="clear" w:color="auto" w:fill="auto"/>
            <w:noWrap/>
          </w:tcPr>
          <w:p w:rsidR="003F39E8" w:rsidRPr="00557770" w:rsidRDefault="003F39E8" w:rsidP="00526FD4">
            <w:r w:rsidRPr="00557770">
              <w:t>freq cd1</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206</w:t>
            </w:r>
          </w:p>
        </w:tc>
        <w:tc>
          <w:tcPr>
            <w:tcW w:w="893" w:type="dxa"/>
            <w:shd w:val="clear" w:color="auto" w:fill="auto"/>
            <w:noWrap/>
            <w:hideMark/>
          </w:tcPr>
          <w:p w:rsidR="003F39E8" w:rsidRPr="003F39E8" w:rsidRDefault="003F39E8" w:rsidP="00526FD4">
            <w:pPr>
              <w:rPr>
                <w:color w:val="00B050"/>
              </w:rPr>
            </w:pPr>
            <w:r w:rsidRPr="003F39E8">
              <w:rPr>
                <w:color w:val="00B050"/>
              </w:rPr>
              <w:t>890</w:t>
            </w:r>
          </w:p>
        </w:tc>
        <w:tc>
          <w:tcPr>
            <w:tcW w:w="893" w:type="dxa"/>
            <w:shd w:val="clear" w:color="auto" w:fill="auto"/>
            <w:noWrap/>
            <w:hideMark/>
          </w:tcPr>
          <w:p w:rsidR="003F39E8" w:rsidRPr="003F39E8" w:rsidRDefault="003F39E8" w:rsidP="00526FD4">
            <w:pPr>
              <w:rPr>
                <w:color w:val="FF0000"/>
              </w:rPr>
            </w:pPr>
            <w:r w:rsidRPr="003F39E8">
              <w:rPr>
                <w:color w:val="FF0000"/>
              </w:rPr>
              <w:t>890</w:t>
            </w:r>
          </w:p>
        </w:tc>
        <w:tc>
          <w:tcPr>
            <w:tcW w:w="893" w:type="dxa"/>
            <w:shd w:val="clear" w:color="auto" w:fill="auto"/>
            <w:noWrap/>
            <w:hideMark/>
          </w:tcPr>
          <w:p w:rsidR="003F39E8" w:rsidRPr="00FA26B6" w:rsidRDefault="003F39E8" w:rsidP="00526FD4">
            <w:r w:rsidRPr="00FA26B6">
              <w:t>28716</w:t>
            </w:r>
          </w:p>
        </w:tc>
        <w:tc>
          <w:tcPr>
            <w:tcW w:w="893" w:type="dxa"/>
          </w:tcPr>
          <w:p w:rsidR="003F39E8" w:rsidRPr="00FA26B6" w:rsidRDefault="003F39E8" w:rsidP="00526FD4">
            <w:r w:rsidRPr="00FA26B6">
              <w:t>28307</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1.8</w:t>
            </w:r>
          </w:p>
        </w:tc>
        <w:tc>
          <w:tcPr>
            <w:tcW w:w="893" w:type="dxa"/>
            <w:shd w:val="clear" w:color="auto" w:fill="auto"/>
            <w:noWrap/>
            <w:hideMark/>
          </w:tcPr>
          <w:p w:rsidR="003F39E8" w:rsidRPr="003F39E8" w:rsidRDefault="003F39E8" w:rsidP="00526FD4">
            <w:pPr>
              <w:rPr>
                <w:color w:val="FF0000"/>
              </w:rPr>
            </w:pPr>
            <w:r w:rsidRPr="003F39E8">
              <w:rPr>
                <w:color w:val="FF0000"/>
              </w:rPr>
              <w:t>617</w:t>
            </w:r>
          </w:p>
        </w:tc>
        <w:tc>
          <w:tcPr>
            <w:tcW w:w="893" w:type="dxa"/>
            <w:shd w:val="clear" w:color="auto" w:fill="auto"/>
            <w:noWrap/>
            <w:hideMark/>
          </w:tcPr>
          <w:p w:rsidR="003F39E8" w:rsidRPr="00FA26B6" w:rsidRDefault="003F39E8" w:rsidP="00526FD4">
            <w:r w:rsidRPr="00FA26B6">
              <w:t>581</w:t>
            </w:r>
          </w:p>
        </w:tc>
        <w:tc>
          <w:tcPr>
            <w:tcW w:w="893" w:type="dxa"/>
            <w:shd w:val="clear" w:color="auto" w:fill="auto"/>
            <w:noWrap/>
            <w:hideMark/>
          </w:tcPr>
          <w:p w:rsidR="003F39E8" w:rsidRPr="00FA26B6" w:rsidRDefault="003F39E8" w:rsidP="00526FD4">
            <w:r w:rsidRPr="00FA26B6">
              <w:t>580</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1</w:t>
            </w:r>
          </w:p>
        </w:tc>
      </w:tr>
      <w:tr w:rsidR="003F39E8" w:rsidRPr="009810CD" w:rsidTr="004920DA">
        <w:trPr>
          <w:trHeight w:val="270"/>
        </w:trPr>
        <w:tc>
          <w:tcPr>
            <w:tcW w:w="1134" w:type="dxa"/>
            <w:shd w:val="clear" w:color="auto" w:fill="auto"/>
            <w:noWrap/>
          </w:tcPr>
          <w:p w:rsidR="003F39E8" w:rsidRPr="00557770" w:rsidRDefault="003F39E8" w:rsidP="00526FD4">
            <w:r w:rsidRPr="00557770">
              <w:t>sorter 1pic</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210</w:t>
            </w:r>
          </w:p>
        </w:tc>
        <w:tc>
          <w:tcPr>
            <w:tcW w:w="893" w:type="dxa"/>
            <w:shd w:val="clear" w:color="auto" w:fill="auto"/>
            <w:noWrap/>
            <w:hideMark/>
          </w:tcPr>
          <w:p w:rsidR="003F39E8" w:rsidRPr="003F39E8" w:rsidRDefault="003F39E8" w:rsidP="00526FD4">
            <w:pPr>
              <w:rPr>
                <w:color w:val="00B050"/>
              </w:rPr>
            </w:pPr>
            <w:r w:rsidRPr="003F39E8">
              <w:rPr>
                <w:color w:val="00B050"/>
              </w:rPr>
              <w:t>773</w:t>
            </w:r>
          </w:p>
        </w:tc>
        <w:tc>
          <w:tcPr>
            <w:tcW w:w="893" w:type="dxa"/>
            <w:shd w:val="clear" w:color="auto" w:fill="auto"/>
            <w:noWrap/>
            <w:hideMark/>
          </w:tcPr>
          <w:p w:rsidR="003F39E8" w:rsidRPr="003F39E8" w:rsidRDefault="003F39E8" w:rsidP="00526FD4">
            <w:pPr>
              <w:rPr>
                <w:color w:val="FF0000"/>
              </w:rPr>
            </w:pPr>
            <w:r w:rsidRPr="003F39E8">
              <w:rPr>
                <w:color w:val="FF0000"/>
              </w:rPr>
              <w:t>773</w:t>
            </w:r>
          </w:p>
        </w:tc>
        <w:tc>
          <w:tcPr>
            <w:tcW w:w="893" w:type="dxa"/>
            <w:shd w:val="clear" w:color="auto" w:fill="auto"/>
            <w:noWrap/>
            <w:hideMark/>
          </w:tcPr>
          <w:p w:rsidR="003F39E8" w:rsidRPr="00FA26B6" w:rsidRDefault="003F39E8" w:rsidP="00526FD4">
            <w:r w:rsidRPr="00FA26B6">
              <w:t>4884</w:t>
            </w:r>
          </w:p>
        </w:tc>
        <w:tc>
          <w:tcPr>
            <w:tcW w:w="893" w:type="dxa"/>
          </w:tcPr>
          <w:p w:rsidR="003F39E8" w:rsidRPr="00FA26B6" w:rsidRDefault="003F39E8" w:rsidP="00526FD4">
            <w:r w:rsidRPr="00FA26B6">
              <w:t>4753</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c>
          <w:tcPr>
            <w:tcW w:w="893" w:type="dxa"/>
            <w:shd w:val="clear" w:color="auto" w:fill="auto"/>
            <w:noWrap/>
            <w:hideMark/>
          </w:tcPr>
          <w:p w:rsidR="003F39E8" w:rsidRPr="003F39E8" w:rsidRDefault="003F39E8" w:rsidP="00526FD4">
            <w:pPr>
              <w:rPr>
                <w:color w:val="FF0000"/>
              </w:rPr>
            </w:pPr>
            <w:r w:rsidRPr="003F39E8">
              <w:rPr>
                <w:color w:val="FF0000"/>
              </w:rPr>
              <w:t>706</w:t>
            </w:r>
          </w:p>
        </w:tc>
        <w:tc>
          <w:tcPr>
            <w:tcW w:w="893" w:type="dxa"/>
            <w:shd w:val="clear" w:color="auto" w:fill="auto"/>
            <w:noWrap/>
            <w:hideMark/>
          </w:tcPr>
          <w:p w:rsidR="003F39E8" w:rsidRPr="00FA26B6" w:rsidRDefault="003F39E8" w:rsidP="00526FD4">
            <w:r w:rsidRPr="00FA26B6">
              <w:t>2093</w:t>
            </w:r>
          </w:p>
        </w:tc>
        <w:tc>
          <w:tcPr>
            <w:tcW w:w="893" w:type="dxa"/>
            <w:shd w:val="clear" w:color="auto" w:fill="auto"/>
            <w:noWrap/>
            <w:hideMark/>
          </w:tcPr>
          <w:p w:rsidR="003F39E8" w:rsidRPr="00FA26B6" w:rsidRDefault="003F39E8" w:rsidP="00526FD4">
            <w:r w:rsidRPr="00FA26B6">
              <w:t>2055</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1</w:t>
            </w:r>
          </w:p>
        </w:tc>
      </w:tr>
      <w:tr w:rsidR="003F39E8" w:rsidRPr="009810CD" w:rsidTr="004920DA">
        <w:trPr>
          <w:trHeight w:val="270"/>
        </w:trPr>
        <w:tc>
          <w:tcPr>
            <w:tcW w:w="1134" w:type="dxa"/>
            <w:shd w:val="clear" w:color="auto" w:fill="auto"/>
            <w:noWrap/>
          </w:tcPr>
          <w:p w:rsidR="003F39E8" w:rsidRPr="00557770" w:rsidRDefault="004920DA" w:rsidP="00526FD4">
            <w:r>
              <w:t>sorter</w:t>
            </w:r>
            <w:r w:rsidR="003F39E8" w:rsidRPr="00557770">
              <w:t>2pics</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241</w:t>
            </w:r>
          </w:p>
        </w:tc>
        <w:tc>
          <w:tcPr>
            <w:tcW w:w="893" w:type="dxa"/>
            <w:shd w:val="clear" w:color="auto" w:fill="auto"/>
            <w:noWrap/>
            <w:hideMark/>
          </w:tcPr>
          <w:p w:rsidR="003F39E8" w:rsidRPr="003F39E8" w:rsidRDefault="003F39E8" w:rsidP="00526FD4">
            <w:pPr>
              <w:rPr>
                <w:color w:val="00B050"/>
              </w:rPr>
            </w:pPr>
            <w:r w:rsidRPr="003F39E8">
              <w:rPr>
                <w:color w:val="00B050"/>
              </w:rPr>
              <w:t>1262</w:t>
            </w:r>
          </w:p>
        </w:tc>
        <w:tc>
          <w:tcPr>
            <w:tcW w:w="893" w:type="dxa"/>
            <w:shd w:val="clear" w:color="auto" w:fill="auto"/>
            <w:noWrap/>
            <w:hideMark/>
          </w:tcPr>
          <w:p w:rsidR="003F39E8" w:rsidRPr="003F39E8" w:rsidRDefault="003F39E8" w:rsidP="00526FD4">
            <w:pPr>
              <w:rPr>
                <w:color w:val="FF0000"/>
              </w:rPr>
            </w:pPr>
            <w:r w:rsidRPr="003F39E8">
              <w:rPr>
                <w:color w:val="FF0000"/>
              </w:rPr>
              <w:t>1230</w:t>
            </w:r>
          </w:p>
        </w:tc>
        <w:tc>
          <w:tcPr>
            <w:tcW w:w="893" w:type="dxa"/>
            <w:shd w:val="clear" w:color="auto" w:fill="auto"/>
            <w:noWrap/>
            <w:hideMark/>
          </w:tcPr>
          <w:p w:rsidR="003F39E8" w:rsidRPr="004920DA" w:rsidRDefault="003F39E8" w:rsidP="00526FD4">
            <w:pPr>
              <w:rPr>
                <w:sz w:val="18"/>
              </w:rPr>
            </w:pPr>
            <w:r w:rsidRPr="004920DA">
              <w:rPr>
                <w:sz w:val="18"/>
              </w:rPr>
              <w:t>1278556</w:t>
            </w:r>
          </w:p>
        </w:tc>
        <w:tc>
          <w:tcPr>
            <w:tcW w:w="893" w:type="dxa"/>
          </w:tcPr>
          <w:p w:rsidR="003F39E8" w:rsidRPr="004920DA" w:rsidRDefault="003F39E8" w:rsidP="00526FD4">
            <w:pPr>
              <w:rPr>
                <w:sz w:val="18"/>
              </w:rPr>
            </w:pPr>
            <w:r w:rsidRPr="004920DA">
              <w:rPr>
                <w:sz w:val="18"/>
              </w:rPr>
              <w:t>1261188</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38.5</w:t>
            </w:r>
          </w:p>
        </w:tc>
        <w:tc>
          <w:tcPr>
            <w:tcW w:w="893" w:type="dxa"/>
            <w:shd w:val="clear" w:color="auto" w:fill="auto"/>
            <w:noWrap/>
            <w:hideMark/>
          </w:tcPr>
          <w:p w:rsidR="003F39E8" w:rsidRPr="003F39E8" w:rsidRDefault="003F39E8" w:rsidP="00526FD4">
            <w:pPr>
              <w:rPr>
                <w:color w:val="FF0000"/>
              </w:rPr>
            </w:pPr>
            <w:r w:rsidRPr="003F39E8">
              <w:rPr>
                <w:color w:val="FF0000"/>
              </w:rPr>
              <w:t>1152</w:t>
            </w:r>
          </w:p>
        </w:tc>
        <w:tc>
          <w:tcPr>
            <w:tcW w:w="893" w:type="dxa"/>
            <w:shd w:val="clear" w:color="auto" w:fill="auto"/>
            <w:noWrap/>
            <w:hideMark/>
          </w:tcPr>
          <w:p w:rsidR="003F39E8" w:rsidRPr="00FA26B6" w:rsidRDefault="003F39E8" w:rsidP="00526FD4">
            <w:r w:rsidRPr="00FA26B6">
              <w:t>12293</w:t>
            </w:r>
          </w:p>
        </w:tc>
        <w:tc>
          <w:tcPr>
            <w:tcW w:w="893" w:type="dxa"/>
            <w:shd w:val="clear" w:color="auto" w:fill="auto"/>
            <w:noWrap/>
            <w:hideMark/>
          </w:tcPr>
          <w:p w:rsidR="003F39E8" w:rsidRPr="00FA26B6" w:rsidRDefault="003F39E8" w:rsidP="00526FD4">
            <w:r w:rsidRPr="00FA26B6">
              <w:t>12072</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1.1</w:t>
            </w:r>
          </w:p>
        </w:tc>
      </w:tr>
      <w:tr w:rsidR="003F39E8" w:rsidRPr="009810CD" w:rsidTr="004920DA">
        <w:trPr>
          <w:trHeight w:val="270"/>
        </w:trPr>
        <w:tc>
          <w:tcPr>
            <w:tcW w:w="1134" w:type="dxa"/>
            <w:shd w:val="clear" w:color="auto" w:fill="auto"/>
            <w:noWrap/>
          </w:tcPr>
          <w:p w:rsidR="003F39E8" w:rsidRPr="00557770" w:rsidRDefault="003F39E8" w:rsidP="004920DA">
            <w:r w:rsidRPr="00557770">
              <w:t>asprotocd2</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267</w:t>
            </w:r>
          </w:p>
        </w:tc>
        <w:tc>
          <w:tcPr>
            <w:tcW w:w="893" w:type="dxa"/>
            <w:shd w:val="clear" w:color="auto" w:fill="auto"/>
            <w:noWrap/>
            <w:hideMark/>
          </w:tcPr>
          <w:p w:rsidR="003F39E8" w:rsidRPr="003F39E8" w:rsidRDefault="003F39E8" w:rsidP="00526FD4">
            <w:pPr>
              <w:rPr>
                <w:color w:val="00B050"/>
              </w:rPr>
            </w:pPr>
            <w:r w:rsidRPr="003F39E8">
              <w:rPr>
                <w:color w:val="00B050"/>
              </w:rPr>
              <w:t>1106</w:t>
            </w:r>
          </w:p>
        </w:tc>
        <w:tc>
          <w:tcPr>
            <w:tcW w:w="893" w:type="dxa"/>
            <w:shd w:val="clear" w:color="auto" w:fill="auto"/>
            <w:noWrap/>
            <w:hideMark/>
          </w:tcPr>
          <w:p w:rsidR="003F39E8" w:rsidRPr="003F39E8" w:rsidRDefault="003F39E8" w:rsidP="00526FD4">
            <w:pPr>
              <w:rPr>
                <w:color w:val="FF0000"/>
              </w:rPr>
            </w:pPr>
            <w:r w:rsidRPr="003F39E8">
              <w:rPr>
                <w:color w:val="FF0000"/>
              </w:rPr>
              <w:t>1106</w:t>
            </w:r>
          </w:p>
        </w:tc>
        <w:tc>
          <w:tcPr>
            <w:tcW w:w="893" w:type="dxa"/>
            <w:shd w:val="clear" w:color="auto" w:fill="auto"/>
            <w:noWrap/>
            <w:hideMark/>
          </w:tcPr>
          <w:p w:rsidR="003F39E8" w:rsidRPr="00FA26B6" w:rsidRDefault="003F39E8" w:rsidP="00526FD4">
            <w:r w:rsidRPr="00FA26B6">
              <w:t>303608</w:t>
            </w:r>
          </w:p>
        </w:tc>
        <w:tc>
          <w:tcPr>
            <w:tcW w:w="893" w:type="dxa"/>
          </w:tcPr>
          <w:p w:rsidR="003F39E8" w:rsidRPr="00FA26B6" w:rsidRDefault="003F39E8" w:rsidP="00526FD4">
            <w:r w:rsidRPr="00FA26B6">
              <w:t>298175</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7</w:t>
            </w:r>
          </w:p>
        </w:tc>
        <w:tc>
          <w:tcPr>
            <w:tcW w:w="893" w:type="dxa"/>
            <w:shd w:val="clear" w:color="auto" w:fill="auto"/>
            <w:noWrap/>
            <w:hideMark/>
          </w:tcPr>
          <w:p w:rsidR="003F39E8" w:rsidRPr="003F39E8" w:rsidRDefault="003F39E8" w:rsidP="00526FD4">
            <w:pPr>
              <w:rPr>
                <w:color w:val="FF0000"/>
              </w:rPr>
            </w:pPr>
            <w:r w:rsidRPr="003F39E8">
              <w:rPr>
                <w:color w:val="FF0000"/>
              </w:rPr>
              <w:t>849</w:t>
            </w:r>
          </w:p>
        </w:tc>
        <w:tc>
          <w:tcPr>
            <w:tcW w:w="893" w:type="dxa"/>
            <w:shd w:val="clear" w:color="auto" w:fill="auto"/>
            <w:noWrap/>
            <w:hideMark/>
          </w:tcPr>
          <w:p w:rsidR="003F39E8" w:rsidRPr="00FA26B6" w:rsidRDefault="003F39E8" w:rsidP="00526FD4">
            <w:r w:rsidRPr="00FA26B6">
              <w:t>12797</w:t>
            </w:r>
          </w:p>
        </w:tc>
        <w:tc>
          <w:tcPr>
            <w:tcW w:w="893" w:type="dxa"/>
            <w:shd w:val="clear" w:color="auto" w:fill="auto"/>
            <w:noWrap/>
            <w:hideMark/>
          </w:tcPr>
          <w:p w:rsidR="003F39E8" w:rsidRPr="00FA26B6" w:rsidRDefault="003F39E8" w:rsidP="00526FD4">
            <w:r w:rsidRPr="00FA26B6">
              <w:t>12797</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1.1</w:t>
            </w:r>
          </w:p>
        </w:tc>
      </w:tr>
      <w:tr w:rsidR="003F39E8" w:rsidRPr="009810CD" w:rsidTr="004920DA">
        <w:trPr>
          <w:trHeight w:val="270"/>
        </w:trPr>
        <w:tc>
          <w:tcPr>
            <w:tcW w:w="1134" w:type="dxa"/>
            <w:shd w:val="clear" w:color="auto" w:fill="auto"/>
            <w:noWrap/>
          </w:tcPr>
          <w:p w:rsidR="003F39E8" w:rsidRDefault="003F39E8" w:rsidP="00526FD4">
            <w:r w:rsidRPr="00557770">
              <w:t>pcabro cd3</w:t>
            </w:r>
          </w:p>
        </w:tc>
        <w:tc>
          <w:tcPr>
            <w:tcW w:w="284" w:type="dxa"/>
          </w:tcPr>
          <w:p w:rsidR="003F39E8" w:rsidRPr="009810CD" w:rsidRDefault="003F39E8" w:rsidP="009810CD">
            <w:pPr>
              <w:pStyle w:val="BodyText"/>
              <w:tabs>
                <w:tab w:val="clear" w:pos="288"/>
              </w:tabs>
              <w:spacing w:after="0"/>
              <w:ind w:firstLine="0"/>
              <w:rPr>
                <w:sz w:val="16"/>
                <w:szCs w:val="16"/>
                <w:lang w:eastAsia="zh-CN"/>
              </w:rPr>
            </w:pPr>
          </w:p>
        </w:tc>
        <w:tc>
          <w:tcPr>
            <w:tcW w:w="893" w:type="dxa"/>
          </w:tcPr>
          <w:p w:rsidR="003F39E8" w:rsidRPr="003F39E8" w:rsidRDefault="003F39E8" w:rsidP="00526FD4">
            <w:pPr>
              <w:rPr>
                <w:color w:val="002060"/>
              </w:rPr>
            </w:pPr>
            <w:r w:rsidRPr="003F39E8">
              <w:rPr>
                <w:color w:val="002060"/>
              </w:rPr>
              <w:t>305</w:t>
            </w:r>
          </w:p>
        </w:tc>
        <w:tc>
          <w:tcPr>
            <w:tcW w:w="893" w:type="dxa"/>
            <w:shd w:val="clear" w:color="auto" w:fill="auto"/>
            <w:noWrap/>
            <w:hideMark/>
          </w:tcPr>
          <w:p w:rsidR="003F39E8" w:rsidRPr="003F39E8" w:rsidRDefault="003F39E8" w:rsidP="00526FD4">
            <w:pPr>
              <w:rPr>
                <w:color w:val="00B050"/>
              </w:rPr>
            </w:pPr>
            <w:r w:rsidRPr="003F39E8">
              <w:rPr>
                <w:color w:val="00B050"/>
              </w:rPr>
              <w:t>948</w:t>
            </w:r>
          </w:p>
        </w:tc>
        <w:tc>
          <w:tcPr>
            <w:tcW w:w="893" w:type="dxa"/>
            <w:shd w:val="clear" w:color="auto" w:fill="auto"/>
            <w:noWrap/>
            <w:hideMark/>
          </w:tcPr>
          <w:p w:rsidR="003F39E8" w:rsidRPr="003F39E8" w:rsidRDefault="003F39E8" w:rsidP="00526FD4">
            <w:pPr>
              <w:rPr>
                <w:color w:val="FF0000"/>
              </w:rPr>
            </w:pPr>
            <w:r w:rsidRPr="003F39E8">
              <w:rPr>
                <w:color w:val="FF0000"/>
              </w:rPr>
              <w:t>948</w:t>
            </w:r>
          </w:p>
        </w:tc>
        <w:tc>
          <w:tcPr>
            <w:tcW w:w="893" w:type="dxa"/>
            <w:shd w:val="clear" w:color="auto" w:fill="auto"/>
            <w:noWrap/>
            <w:hideMark/>
          </w:tcPr>
          <w:p w:rsidR="003F39E8" w:rsidRPr="00FA26B6" w:rsidRDefault="003F39E8" w:rsidP="00526FD4">
            <w:r w:rsidRPr="00FA26B6">
              <w:t>63593</w:t>
            </w:r>
          </w:p>
        </w:tc>
        <w:tc>
          <w:tcPr>
            <w:tcW w:w="893" w:type="dxa"/>
          </w:tcPr>
          <w:p w:rsidR="003F39E8" w:rsidRPr="00FA26B6" w:rsidRDefault="003F39E8" w:rsidP="00526FD4">
            <w:r w:rsidRPr="00FA26B6">
              <w:t>63537</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2.7</w:t>
            </w:r>
          </w:p>
        </w:tc>
        <w:tc>
          <w:tcPr>
            <w:tcW w:w="893" w:type="dxa"/>
            <w:shd w:val="clear" w:color="auto" w:fill="auto"/>
            <w:noWrap/>
            <w:hideMark/>
          </w:tcPr>
          <w:p w:rsidR="003F39E8" w:rsidRPr="003F39E8" w:rsidRDefault="003F39E8" w:rsidP="00526FD4">
            <w:pPr>
              <w:rPr>
                <w:color w:val="FF0000"/>
              </w:rPr>
            </w:pPr>
            <w:r w:rsidRPr="003F39E8">
              <w:rPr>
                <w:color w:val="FF0000"/>
              </w:rPr>
              <w:t>586</w:t>
            </w:r>
          </w:p>
        </w:tc>
        <w:tc>
          <w:tcPr>
            <w:tcW w:w="893" w:type="dxa"/>
            <w:shd w:val="clear" w:color="auto" w:fill="auto"/>
            <w:noWrap/>
            <w:hideMark/>
          </w:tcPr>
          <w:p w:rsidR="003F39E8" w:rsidRPr="00FA26B6" w:rsidRDefault="003F39E8" w:rsidP="00526FD4">
            <w:r w:rsidRPr="00FA26B6">
              <w:t>124</w:t>
            </w:r>
          </w:p>
        </w:tc>
        <w:tc>
          <w:tcPr>
            <w:tcW w:w="893" w:type="dxa"/>
            <w:shd w:val="clear" w:color="auto" w:fill="auto"/>
            <w:noWrap/>
            <w:hideMark/>
          </w:tcPr>
          <w:p w:rsidR="003F39E8" w:rsidRPr="00FA26B6" w:rsidRDefault="003F39E8" w:rsidP="00526FD4">
            <w:r w:rsidRPr="00FA26B6">
              <w:t>116</w:t>
            </w:r>
          </w:p>
        </w:tc>
        <w:tc>
          <w:tcPr>
            <w:tcW w:w="893" w:type="dxa"/>
            <w:shd w:val="clear" w:color="auto" w:fill="auto"/>
            <w:noWrap/>
            <w:hideMark/>
          </w:tcPr>
          <w:p w:rsidR="003F39E8" w:rsidRPr="003F39E8" w:rsidRDefault="003F39E8" w:rsidP="00526FD4">
            <w:pPr>
              <w:rPr>
                <w:color w:val="984806" w:themeColor="accent6" w:themeShade="80"/>
              </w:rPr>
            </w:pPr>
            <w:r w:rsidRPr="003F39E8">
              <w:rPr>
                <w:color w:val="984806" w:themeColor="accent6" w:themeShade="80"/>
              </w:rPr>
              <w:t>0.9</w:t>
            </w:r>
          </w:p>
        </w:tc>
      </w:tr>
    </w:tbl>
    <w:p w:rsidR="009E6764" w:rsidRDefault="009E6764" w:rsidP="00CC48E3">
      <w:pPr>
        <w:pStyle w:val="BodyText"/>
        <w:rPr>
          <w:rFonts w:eastAsia="SimSun"/>
          <w:lang w:eastAsia="zh-CN"/>
        </w:rPr>
      </w:pPr>
    </w:p>
    <w:p w:rsidR="009E6764" w:rsidRDefault="009E6764" w:rsidP="00CC48E3">
      <w:pPr>
        <w:pStyle w:val="BodyText"/>
        <w:rPr>
          <w:rFonts w:eastAsia="SimSun"/>
          <w:lang w:eastAsia="zh-CN"/>
        </w:rPr>
        <w:sectPr w:rsidR="009E6764" w:rsidSect="009E6764">
          <w:type w:val="continuous"/>
          <w:pgSz w:w="11909" w:h="16834" w:code="9"/>
          <w:pgMar w:top="1080" w:right="734" w:bottom="2434" w:left="734" w:header="720" w:footer="720" w:gutter="0"/>
          <w:cols w:space="360"/>
          <w:docGrid w:linePitch="360"/>
        </w:sectPr>
      </w:pPr>
    </w:p>
    <w:p w:rsidR="004F134F" w:rsidRPr="000E6F17" w:rsidRDefault="006B5A47" w:rsidP="00337DFA">
      <w:pPr>
        <w:pStyle w:val="Heading2"/>
        <w:tabs>
          <w:tab w:val="clear" w:pos="360"/>
          <w:tab w:val="num" w:pos="288"/>
        </w:tabs>
        <w:rPr>
          <w:rFonts w:eastAsia="SimSun"/>
          <w:lang w:eastAsia="zh-CN"/>
        </w:rPr>
      </w:pPr>
      <w:bookmarkStart w:id="1078" w:name="_Ref384088078"/>
      <w:r>
        <w:rPr>
          <w:rFonts w:eastAsia="SimSun" w:hint="eastAsia"/>
          <w:lang w:eastAsia="zh-CN"/>
        </w:rPr>
        <w:lastRenderedPageBreak/>
        <w:t>Model Checking B</w:t>
      </w:r>
      <w:r w:rsidR="00FE5A25">
        <w:rPr>
          <w:rFonts w:eastAsia="SimSun" w:hint="eastAsia"/>
          <w:lang w:eastAsia="zh-CN"/>
        </w:rPr>
        <w:t xml:space="preserve">ased </w:t>
      </w:r>
      <w:r>
        <w:rPr>
          <w:rFonts w:eastAsia="SimSun" w:hint="eastAsia"/>
          <w:lang w:eastAsia="zh-CN"/>
        </w:rPr>
        <w:t>T</w:t>
      </w:r>
      <w:r w:rsidR="00A701B3">
        <w:rPr>
          <w:rFonts w:eastAsia="SimSun" w:hint="eastAsia"/>
          <w:lang w:eastAsia="zh-CN"/>
        </w:rPr>
        <w:t>ight</w:t>
      </w:r>
      <w:r>
        <w:rPr>
          <w:rFonts w:eastAsia="SimSun" w:hint="eastAsia"/>
          <w:lang w:eastAsia="zh-CN"/>
        </w:rPr>
        <w:t xml:space="preserve"> WCTT A</w:t>
      </w:r>
      <w:r w:rsidR="00FE5A25">
        <w:rPr>
          <w:rFonts w:eastAsia="SimSun" w:hint="eastAsia"/>
          <w:lang w:eastAsia="zh-CN"/>
        </w:rPr>
        <w:t>nalysis</w:t>
      </w:r>
      <w:bookmarkEnd w:id="1078"/>
    </w:p>
    <w:p w:rsidR="0086526C" w:rsidRDefault="00146ED8" w:rsidP="0086526C">
      <w:pPr>
        <w:pStyle w:val="BodyText"/>
        <w:rPr>
          <w:rFonts w:eastAsia="SimSun"/>
          <w:lang w:eastAsia="zh-CN"/>
        </w:rPr>
      </w:pPr>
      <w:r w:rsidRPr="000E6F17">
        <w:rPr>
          <w:rFonts w:eastAsia="SimSun" w:hint="eastAsia"/>
          <w:lang w:eastAsia="zh-CN"/>
        </w:rPr>
        <w:t xml:space="preserve">In </w:t>
      </w:r>
      <w:r w:rsidR="00A36AB3">
        <w:rPr>
          <w:rFonts w:eastAsia="SimSun" w:hint="eastAsia"/>
          <w:lang w:eastAsia="zh-CN"/>
        </w:rPr>
        <w:t>our proposed WCRT analysis framework</w:t>
      </w:r>
      <w:r w:rsidR="00337DFA">
        <w:t xml:space="preserve">, </w:t>
      </w:r>
      <w:r w:rsidR="00A701B3" w:rsidRPr="00D17F56">
        <w:rPr>
          <w:rFonts w:eastAsia="SimSun" w:hint="eastAsia"/>
          <w:lang w:eastAsia="zh-CN"/>
        </w:rPr>
        <w:t xml:space="preserve">a model checking based analysis approach is exploited in order to </w:t>
      </w:r>
      <w:r w:rsidR="00215AF7">
        <w:rPr>
          <w:rFonts w:eastAsia="SimSun" w:hint="eastAsia"/>
          <w:lang w:eastAsia="zh-CN"/>
        </w:rPr>
        <w:t>find the</w:t>
      </w:r>
      <w:r w:rsidR="00A701B3" w:rsidRPr="00D17F56">
        <w:rPr>
          <w:rFonts w:eastAsia="SimSun" w:hint="eastAsia"/>
          <w:lang w:eastAsia="zh-CN"/>
        </w:rPr>
        <w:t xml:space="preserve"> tight WCTT for each clock-domain of a </w:t>
      </w:r>
      <w:proofErr w:type="gramStart"/>
      <w:r w:rsidR="00A701B3" w:rsidRPr="00D17F56">
        <w:rPr>
          <w:rFonts w:eastAsia="SimSun" w:hint="eastAsia"/>
          <w:lang w:eastAsia="zh-CN"/>
        </w:rPr>
        <w:t>GALS</w:t>
      </w:r>
      <w:proofErr w:type="gramEnd"/>
      <w:r w:rsidR="00A701B3" w:rsidRPr="00D17F56">
        <w:rPr>
          <w:rFonts w:eastAsia="SimSun" w:hint="eastAsia"/>
          <w:lang w:eastAsia="zh-CN"/>
        </w:rPr>
        <w:t xml:space="preserve"> system</w:t>
      </w:r>
      <w:r w:rsidR="00467E26" w:rsidRPr="00D17F56">
        <w:rPr>
          <w:rFonts w:eastAsia="SimSun" w:hint="eastAsia"/>
          <w:lang w:eastAsia="zh-CN"/>
        </w:rPr>
        <w:t>, as shown in St</w:t>
      </w:r>
      <w:r w:rsidR="00215AF7">
        <w:rPr>
          <w:rFonts w:eastAsia="SimSun" w:hint="eastAsia"/>
          <w:lang w:eastAsia="zh-CN"/>
        </w:rPr>
        <w:t>ep 4 and 5 in</w:t>
      </w:r>
      <w:r w:rsidR="00467E26" w:rsidRPr="00D17F56">
        <w:rPr>
          <w:rFonts w:eastAsia="SimSun" w:hint="eastAsia"/>
          <w:lang w:eastAsia="zh-CN"/>
        </w:rPr>
        <w:t xml:space="preserve"> </w:t>
      </w:r>
      <w:r w:rsidR="00C343E6">
        <w:rPr>
          <w:rFonts w:eastAsia="SimSun"/>
          <w:lang w:eastAsia="zh-CN"/>
        </w:rPr>
        <w:fldChar w:fldCharType="begin"/>
      </w:r>
      <w:r w:rsidR="00C343E6">
        <w:rPr>
          <w:rFonts w:eastAsia="SimSun"/>
          <w:lang w:eastAsia="zh-CN"/>
        </w:rPr>
        <w:instrText xml:space="preserve"> </w:instrText>
      </w:r>
      <w:r w:rsidR="00C343E6">
        <w:rPr>
          <w:rFonts w:eastAsia="SimSun" w:hint="eastAsia"/>
          <w:lang w:eastAsia="zh-CN"/>
        </w:rPr>
        <w:instrText>REF _Ref384087919 \r</w:instrText>
      </w:r>
      <w:r w:rsidR="00C343E6">
        <w:rPr>
          <w:rFonts w:eastAsia="SimSun"/>
          <w:lang w:eastAsia="zh-CN"/>
        </w:rPr>
        <w:instrText xml:space="preserve"> </w:instrText>
      </w:r>
      <w:r w:rsidR="00C343E6">
        <w:rPr>
          <w:rFonts w:eastAsia="SimSun"/>
          <w:lang w:eastAsia="zh-CN"/>
        </w:rPr>
        <w:fldChar w:fldCharType="separate"/>
      </w:r>
      <w:r w:rsidR="008419BC">
        <w:rPr>
          <w:rFonts w:eastAsia="SimSun"/>
          <w:lang w:eastAsia="zh-CN"/>
        </w:rPr>
        <w:t>Fig. 6</w:t>
      </w:r>
      <w:r w:rsidR="00C343E6">
        <w:rPr>
          <w:rFonts w:eastAsia="SimSun"/>
          <w:lang w:eastAsia="zh-CN"/>
        </w:rPr>
        <w:fldChar w:fldCharType="end"/>
      </w:r>
      <w:r w:rsidR="00A701B3" w:rsidRPr="00D17F56">
        <w:rPr>
          <w:rFonts w:eastAsia="SimSun" w:hint="eastAsia"/>
          <w:lang w:eastAsia="zh-CN"/>
        </w:rPr>
        <w:t xml:space="preserve">. </w:t>
      </w:r>
      <w:r w:rsidR="00145FC0">
        <w:rPr>
          <w:rFonts w:eastAsia="SimSun" w:hint="eastAsia"/>
          <w:lang w:eastAsia="zh-CN"/>
        </w:rPr>
        <w:t>T</w:t>
      </w:r>
      <w:r>
        <w:rPr>
          <w:rFonts w:eastAsia="SimSun" w:hint="eastAsia"/>
          <w:lang w:eastAsia="zh-CN"/>
        </w:rPr>
        <w:t>he</w:t>
      </w:r>
      <w:r w:rsidR="00337DFA" w:rsidRPr="00337DFA">
        <w:rPr>
          <w:rFonts w:eastAsia="SimSun" w:hint="eastAsia"/>
          <w:lang w:eastAsia="zh-CN"/>
        </w:rPr>
        <w:t xml:space="preserve"> </w:t>
      </w:r>
      <w:r w:rsidR="00BB36CF">
        <w:rPr>
          <w:rFonts w:eastAsia="SimSun" w:hint="eastAsia"/>
          <w:lang w:eastAsia="zh-CN"/>
        </w:rPr>
        <w:t xml:space="preserve">back-annotated </w:t>
      </w:r>
      <w:r w:rsidR="00337DFA" w:rsidRPr="00337DFA">
        <w:rPr>
          <w:rFonts w:eastAsia="SimSun" w:hint="eastAsia"/>
          <w:lang w:eastAsia="zh-CN"/>
        </w:rPr>
        <w:t xml:space="preserve">AGRC </w:t>
      </w:r>
      <w:r w:rsidR="00BB36CF">
        <w:rPr>
          <w:rFonts w:eastAsia="SimSun" w:hint="eastAsia"/>
          <w:lang w:eastAsia="zh-CN"/>
        </w:rPr>
        <w:t xml:space="preserve">is partitioned to individual </w:t>
      </w:r>
      <w:r w:rsidR="00343C26">
        <w:rPr>
          <w:rFonts w:eastAsia="SimSun" w:hint="eastAsia"/>
          <w:lang w:eastAsia="zh-CN"/>
        </w:rPr>
        <w:t>CDGRCs</w:t>
      </w:r>
      <w:r w:rsidR="00BB36CF">
        <w:rPr>
          <w:rFonts w:eastAsia="SimSun" w:hint="eastAsia"/>
          <w:lang w:eastAsia="zh-CN"/>
        </w:rPr>
        <w:t xml:space="preserve"> which </w:t>
      </w:r>
      <w:r w:rsidR="00343C26">
        <w:rPr>
          <w:rFonts w:eastAsia="SimSun" w:hint="eastAsia"/>
          <w:lang w:eastAsia="zh-CN"/>
        </w:rPr>
        <w:t>are</w:t>
      </w:r>
      <w:r w:rsidR="00BB36CF">
        <w:rPr>
          <w:rFonts w:eastAsia="SimSun" w:hint="eastAsia"/>
          <w:lang w:eastAsia="zh-CN"/>
        </w:rPr>
        <w:t xml:space="preserve"> then</w:t>
      </w:r>
      <w:r w:rsidR="00337DFA" w:rsidRPr="00337DFA">
        <w:rPr>
          <w:rFonts w:eastAsia="SimSun" w:hint="eastAsia"/>
          <w:lang w:eastAsia="zh-CN"/>
        </w:rPr>
        <w:t xml:space="preserve"> </w:t>
      </w:r>
      <w:r w:rsidR="00467E26">
        <w:rPr>
          <w:rFonts w:eastAsia="SimSun" w:hint="eastAsia"/>
          <w:lang w:eastAsia="zh-CN"/>
        </w:rPr>
        <w:t>converted</w:t>
      </w:r>
      <w:r w:rsidR="00337DFA" w:rsidRPr="00337DFA">
        <w:rPr>
          <w:rFonts w:eastAsia="SimSun" w:hint="eastAsia"/>
          <w:lang w:eastAsia="zh-CN"/>
        </w:rPr>
        <w:t xml:space="preserve"> into a s</w:t>
      </w:r>
      <w:r w:rsidR="00296D29">
        <w:rPr>
          <w:rFonts w:eastAsia="SimSun" w:hint="eastAsia"/>
          <w:lang w:eastAsia="zh-CN"/>
        </w:rPr>
        <w:t>e</w:t>
      </w:r>
      <w:r w:rsidR="00337DFA" w:rsidRPr="00337DFA">
        <w:rPr>
          <w:rFonts w:eastAsia="SimSun" w:hint="eastAsia"/>
          <w:lang w:eastAsia="zh-CN"/>
        </w:rPr>
        <w:t xml:space="preserve">t of </w:t>
      </w:r>
      <w:r w:rsidR="00296D29">
        <w:rPr>
          <w:rFonts w:eastAsia="SimSun" w:hint="eastAsia"/>
          <w:lang w:eastAsia="zh-CN"/>
        </w:rPr>
        <w:t>equivalent</w:t>
      </w:r>
      <w:r w:rsidR="00BB36CF">
        <w:rPr>
          <w:rFonts w:eastAsia="SimSun" w:hint="eastAsia"/>
          <w:lang w:eastAsia="zh-CN"/>
        </w:rPr>
        <w:t xml:space="preserve"> Clock-Domain</w:t>
      </w:r>
      <w:r w:rsidR="00296D29">
        <w:rPr>
          <w:rFonts w:eastAsia="SimSun" w:hint="eastAsia"/>
          <w:lang w:eastAsia="zh-CN"/>
        </w:rPr>
        <w:t xml:space="preserve"> </w:t>
      </w:r>
      <w:r w:rsidR="00BB36CF">
        <w:rPr>
          <w:rFonts w:eastAsia="SimSun" w:hint="eastAsia"/>
          <w:lang w:eastAsia="zh-CN"/>
        </w:rPr>
        <w:t>Timed Automat</w:t>
      </w:r>
      <w:r w:rsidR="00DD653E">
        <w:rPr>
          <w:rFonts w:eastAsia="SimSun" w:hint="eastAsia"/>
          <w:lang w:eastAsia="zh-CN"/>
        </w:rPr>
        <w:t>on</w:t>
      </w:r>
      <w:r w:rsidR="00BB36CF">
        <w:rPr>
          <w:rFonts w:eastAsia="SimSun" w:hint="eastAsia"/>
          <w:lang w:eastAsia="zh-CN"/>
        </w:rPr>
        <w:t xml:space="preserve"> (CDTA)</w:t>
      </w:r>
      <w:r w:rsidR="00E9172D">
        <w:rPr>
          <w:rFonts w:eastAsia="SimSun" w:hint="eastAsia"/>
          <w:lang w:eastAsia="zh-CN"/>
        </w:rPr>
        <w:t xml:space="preserve">, </w:t>
      </w:r>
      <w:r w:rsidR="00815399">
        <w:rPr>
          <w:rFonts w:eastAsia="SimSun" w:hint="eastAsia"/>
          <w:lang w:eastAsia="zh-CN"/>
        </w:rPr>
        <w:t xml:space="preserve">which is carried out at </w:t>
      </w:r>
      <w:r w:rsidR="00215AF7" w:rsidRPr="00D17F56">
        <w:rPr>
          <w:rFonts w:eastAsia="SimSun" w:hint="eastAsia"/>
          <w:lang w:eastAsia="zh-CN"/>
        </w:rPr>
        <w:t>St</w:t>
      </w:r>
      <w:r w:rsidR="00215AF7">
        <w:rPr>
          <w:rFonts w:eastAsia="SimSun" w:hint="eastAsia"/>
          <w:lang w:eastAsia="zh-CN"/>
        </w:rPr>
        <w:t>ep 4 in</w:t>
      </w:r>
      <w:r w:rsidR="00215AF7" w:rsidRPr="00D17F56">
        <w:rPr>
          <w:rFonts w:eastAsia="SimSun" w:hint="eastAsia"/>
          <w:lang w:eastAsia="zh-CN"/>
        </w:rPr>
        <w:t xml:space="preserve"> </w:t>
      </w:r>
      <w:r w:rsidR="00215AF7">
        <w:rPr>
          <w:rFonts w:eastAsia="SimSun"/>
          <w:lang w:eastAsia="zh-CN"/>
        </w:rPr>
        <w:fldChar w:fldCharType="begin"/>
      </w:r>
      <w:r w:rsidR="00215AF7">
        <w:rPr>
          <w:rFonts w:eastAsia="SimSun"/>
          <w:lang w:eastAsia="zh-CN"/>
        </w:rPr>
        <w:instrText xml:space="preserve"> </w:instrText>
      </w:r>
      <w:r w:rsidR="00215AF7">
        <w:rPr>
          <w:rFonts w:eastAsia="SimSun" w:hint="eastAsia"/>
          <w:lang w:eastAsia="zh-CN"/>
        </w:rPr>
        <w:instrText>REF _Ref384087919 \r</w:instrText>
      </w:r>
      <w:r w:rsidR="00215AF7">
        <w:rPr>
          <w:rFonts w:eastAsia="SimSun"/>
          <w:lang w:eastAsia="zh-CN"/>
        </w:rPr>
        <w:instrText xml:space="preserve"> </w:instrText>
      </w:r>
      <w:r w:rsidR="00215AF7">
        <w:rPr>
          <w:rFonts w:eastAsia="SimSun"/>
          <w:lang w:eastAsia="zh-CN"/>
        </w:rPr>
        <w:fldChar w:fldCharType="separate"/>
      </w:r>
      <w:r w:rsidR="008419BC">
        <w:rPr>
          <w:rFonts w:eastAsia="SimSun"/>
          <w:lang w:eastAsia="zh-CN"/>
        </w:rPr>
        <w:t>Fig. 6</w:t>
      </w:r>
      <w:r w:rsidR="00215AF7">
        <w:rPr>
          <w:rFonts w:eastAsia="SimSun"/>
          <w:lang w:eastAsia="zh-CN"/>
        </w:rPr>
        <w:fldChar w:fldCharType="end"/>
      </w:r>
      <w:r w:rsidR="00337DFA" w:rsidRPr="00337DFA">
        <w:rPr>
          <w:rFonts w:eastAsia="SimSun" w:hint="eastAsia"/>
          <w:lang w:eastAsia="zh-CN"/>
        </w:rPr>
        <w:t xml:space="preserve">. </w:t>
      </w:r>
      <w:r w:rsidR="00984065">
        <w:rPr>
          <w:rFonts w:eastAsia="SimSun" w:hint="eastAsia"/>
          <w:lang w:eastAsia="zh-CN"/>
        </w:rPr>
        <w:t xml:space="preserve">CDTA has no clocks but utilizes a single integer variable to model the time cost of transitions. </w:t>
      </w:r>
      <w:r w:rsidR="0086526C" w:rsidRPr="0086526C">
        <w:rPr>
          <w:rFonts w:eastAsia="SimSun" w:hint="eastAsia"/>
          <w:lang w:eastAsia="zh-CN"/>
        </w:rPr>
        <w:t xml:space="preserve">We use a </w:t>
      </w:r>
      <w:r w:rsidR="0086526C" w:rsidRPr="0086526C">
        <w:rPr>
          <w:rFonts w:eastAsia="SimSun"/>
          <w:lang w:eastAsia="zh-CN"/>
        </w:rPr>
        <w:t>well-known</w:t>
      </w:r>
      <w:r w:rsidR="0086526C" w:rsidRPr="0086526C">
        <w:rPr>
          <w:rFonts w:eastAsia="SimSun" w:hint="eastAsia"/>
          <w:lang w:eastAsia="zh-CN"/>
        </w:rPr>
        <w:t xml:space="preserve"> model checker for timed automata called UPPAAL [</w:t>
      </w:r>
      <w:r w:rsidR="00ED3284">
        <w:rPr>
          <w:rFonts w:eastAsia="SimSun" w:hint="eastAsia"/>
          <w:lang w:eastAsia="zh-CN"/>
        </w:rPr>
        <w:t>43</w:t>
      </w:r>
      <w:r w:rsidR="0086526C" w:rsidRPr="0086526C">
        <w:rPr>
          <w:rFonts w:eastAsia="SimSun" w:hint="eastAsia"/>
          <w:lang w:eastAsia="zh-CN"/>
        </w:rPr>
        <w:t xml:space="preserve">] to </w:t>
      </w:r>
      <w:r w:rsidR="0086526C">
        <w:rPr>
          <w:rFonts w:eastAsia="SimSun" w:hint="eastAsia"/>
          <w:lang w:eastAsia="zh-CN"/>
        </w:rPr>
        <w:t xml:space="preserve">model our CDTA since it not only offers efficient algorithms for both TA and automata with integer operations but also provides remarkable user interface. </w:t>
      </w:r>
      <w:r w:rsidR="00003C4B">
        <w:rPr>
          <w:rFonts w:eastAsia="SimSun" w:hint="eastAsia"/>
          <w:lang w:eastAsia="zh-CN"/>
        </w:rPr>
        <w:t xml:space="preserve">The </w:t>
      </w:r>
      <w:r w:rsidR="00135EB1">
        <w:rPr>
          <w:rFonts w:eastAsia="SimSun" w:hint="eastAsia"/>
          <w:lang w:eastAsia="zh-CN"/>
        </w:rPr>
        <w:t xml:space="preserve">CDTA modeled in UPPAAL model checker </w:t>
      </w:r>
      <w:r w:rsidR="002A135D">
        <w:rPr>
          <w:rFonts w:eastAsia="SimSun" w:hint="eastAsia"/>
          <w:lang w:eastAsia="zh-CN"/>
        </w:rPr>
        <w:t>is named Clock-Domain UPPAAL Model (CDUM).</w:t>
      </w:r>
      <w:r w:rsidR="00135EB1">
        <w:rPr>
          <w:rFonts w:eastAsia="SimSun" w:hint="eastAsia"/>
          <w:lang w:eastAsia="zh-CN"/>
        </w:rPr>
        <w:t xml:space="preserve"> </w:t>
      </w:r>
      <w:r w:rsidR="0086526C">
        <w:rPr>
          <w:rFonts w:eastAsia="SimSun" w:hint="eastAsia"/>
          <w:lang w:eastAsia="zh-CN"/>
        </w:rPr>
        <w:t xml:space="preserve">Nonetheless, our </w:t>
      </w:r>
      <w:r w:rsidR="0086526C" w:rsidRPr="00FE5A25">
        <w:rPr>
          <w:rFonts w:eastAsia="SimSun"/>
          <w:lang w:eastAsia="zh-CN"/>
        </w:rPr>
        <w:t>proposed approach is applicable to</w:t>
      </w:r>
      <w:r w:rsidR="0086526C">
        <w:rPr>
          <w:rFonts w:eastAsia="SimSun" w:hint="eastAsia"/>
          <w:lang w:eastAsia="zh-CN"/>
        </w:rPr>
        <w:t xml:space="preserve"> </w:t>
      </w:r>
      <w:r w:rsidR="0086526C" w:rsidRPr="00FE5A25">
        <w:rPr>
          <w:rFonts w:eastAsia="SimSun"/>
          <w:lang w:eastAsia="zh-CN"/>
        </w:rPr>
        <w:t>any other model checker with support for bounded integer</w:t>
      </w:r>
      <w:r w:rsidR="0086526C">
        <w:rPr>
          <w:rFonts w:eastAsia="SimSun" w:hint="eastAsia"/>
          <w:lang w:eastAsia="zh-CN"/>
        </w:rPr>
        <w:t xml:space="preserve"> </w:t>
      </w:r>
      <w:r w:rsidR="0086526C" w:rsidRPr="00FE5A25">
        <w:rPr>
          <w:rFonts w:eastAsia="SimSun"/>
          <w:lang w:eastAsia="zh-CN"/>
        </w:rPr>
        <w:t>counters.</w:t>
      </w:r>
    </w:p>
    <w:p w:rsidR="00220C38" w:rsidRDefault="00177318" w:rsidP="001970E3">
      <w:pPr>
        <w:pStyle w:val="BodyText"/>
        <w:rPr>
          <w:rFonts w:eastAsia="SimSun"/>
          <w:lang w:eastAsia="zh-CN"/>
        </w:rPr>
      </w:pPr>
      <w:r>
        <w:rPr>
          <w:rFonts w:eastAsia="SimSun" w:hint="eastAsia"/>
          <w:lang w:eastAsia="zh-CN"/>
        </w:rPr>
        <w:t xml:space="preserve">An </w:t>
      </w:r>
      <w:r>
        <w:rPr>
          <w:rFonts w:eastAsia="SimSun"/>
          <w:lang w:eastAsia="zh-CN"/>
        </w:rPr>
        <w:t>example</w:t>
      </w:r>
      <w:r>
        <w:rPr>
          <w:rFonts w:eastAsia="SimSun" w:hint="eastAsia"/>
          <w:lang w:eastAsia="zh-CN"/>
        </w:rPr>
        <w:t xml:space="preserve"> of conversion from </w:t>
      </w:r>
      <w:r w:rsidR="001C5819">
        <w:rPr>
          <w:rFonts w:eastAsia="SimSun" w:hint="eastAsia"/>
          <w:lang w:eastAsia="zh-CN"/>
        </w:rPr>
        <w:t xml:space="preserve">CDGRC </w:t>
      </w:r>
      <w:r>
        <w:rPr>
          <w:rFonts w:eastAsia="SimSun" w:hint="eastAsia"/>
          <w:lang w:eastAsia="zh-CN"/>
        </w:rPr>
        <w:t>to CD</w:t>
      </w:r>
      <w:r w:rsidR="00374348">
        <w:rPr>
          <w:rFonts w:eastAsia="SimSun" w:hint="eastAsia"/>
          <w:lang w:eastAsia="zh-CN"/>
        </w:rPr>
        <w:t>UM</w:t>
      </w:r>
      <w:r w:rsidR="00B27363">
        <w:rPr>
          <w:rFonts w:eastAsia="SimSun" w:hint="eastAsia"/>
          <w:lang w:eastAsia="zh-CN"/>
        </w:rPr>
        <w:t xml:space="preserve"> </w:t>
      </w:r>
      <w:r>
        <w:rPr>
          <w:rFonts w:eastAsia="SimSun" w:hint="eastAsia"/>
          <w:lang w:eastAsia="zh-CN"/>
        </w:rPr>
        <w:t xml:space="preserve">is </w:t>
      </w:r>
      <w:r>
        <w:rPr>
          <w:rFonts w:eastAsia="SimSun"/>
          <w:lang w:eastAsia="zh-CN"/>
        </w:rPr>
        <w:t>illustrated</w:t>
      </w:r>
      <w:r>
        <w:rPr>
          <w:rFonts w:eastAsia="SimSun" w:hint="eastAsia"/>
          <w:lang w:eastAsia="zh-CN"/>
        </w:rPr>
        <w:t xml:space="preserve"> in </w:t>
      </w:r>
      <w:r w:rsidR="006043E9">
        <w:rPr>
          <w:rFonts w:eastAsia="SimSun"/>
          <w:lang w:eastAsia="zh-CN"/>
        </w:rPr>
        <w:fldChar w:fldCharType="begin"/>
      </w:r>
      <w:r w:rsidR="006043E9">
        <w:rPr>
          <w:rFonts w:eastAsia="SimSun"/>
          <w:lang w:eastAsia="zh-CN"/>
        </w:rPr>
        <w:instrText xml:space="preserve"> </w:instrText>
      </w:r>
      <w:r w:rsidR="006043E9">
        <w:rPr>
          <w:rFonts w:eastAsia="SimSun" w:hint="eastAsia"/>
          <w:lang w:eastAsia="zh-CN"/>
        </w:rPr>
        <w:instrText>REF _Ref384117165 \r \h</w:instrText>
      </w:r>
      <w:r w:rsidR="006043E9">
        <w:rPr>
          <w:rFonts w:eastAsia="SimSun"/>
          <w:lang w:eastAsia="zh-CN"/>
        </w:rPr>
        <w:instrText xml:space="preserve"> </w:instrText>
      </w:r>
      <w:r w:rsidR="006043E9">
        <w:rPr>
          <w:rFonts w:eastAsia="SimSun"/>
          <w:lang w:eastAsia="zh-CN"/>
        </w:rPr>
      </w:r>
      <w:r w:rsidR="006043E9">
        <w:rPr>
          <w:rFonts w:eastAsia="SimSun"/>
          <w:lang w:eastAsia="zh-CN"/>
        </w:rPr>
        <w:fldChar w:fldCharType="separate"/>
      </w:r>
      <w:r w:rsidR="008419BC">
        <w:rPr>
          <w:rFonts w:eastAsia="SimSun"/>
          <w:lang w:eastAsia="zh-CN"/>
        </w:rPr>
        <w:t>Fig. 7</w:t>
      </w:r>
      <w:r w:rsidR="006043E9">
        <w:rPr>
          <w:rFonts w:eastAsia="SimSun"/>
          <w:lang w:eastAsia="zh-CN"/>
        </w:rPr>
        <w:fldChar w:fldCharType="end"/>
      </w:r>
      <w:r>
        <w:rPr>
          <w:rFonts w:eastAsia="SimSun" w:hint="eastAsia"/>
          <w:lang w:eastAsia="zh-CN"/>
        </w:rPr>
        <w:t>. T</w:t>
      </w:r>
      <w:r>
        <w:rPr>
          <w:rFonts w:eastAsia="SimSun"/>
          <w:lang w:eastAsia="zh-CN"/>
        </w:rPr>
        <w:t>h</w:t>
      </w:r>
      <w:r>
        <w:rPr>
          <w:rFonts w:eastAsia="SimSun" w:hint="eastAsia"/>
          <w:lang w:eastAsia="zh-CN"/>
        </w:rPr>
        <w:t xml:space="preserve">e graph code shown in </w:t>
      </w:r>
      <w:r w:rsidR="006043E9">
        <w:rPr>
          <w:rFonts w:eastAsia="SimSun"/>
          <w:lang w:eastAsia="zh-CN"/>
        </w:rPr>
        <w:fldChar w:fldCharType="begin"/>
      </w:r>
      <w:r w:rsidR="006043E9">
        <w:rPr>
          <w:rFonts w:eastAsia="SimSun"/>
          <w:lang w:eastAsia="zh-CN"/>
        </w:rPr>
        <w:instrText xml:space="preserve"> </w:instrText>
      </w:r>
      <w:r w:rsidR="006043E9">
        <w:rPr>
          <w:rFonts w:eastAsia="SimSun" w:hint="eastAsia"/>
          <w:lang w:eastAsia="zh-CN"/>
        </w:rPr>
        <w:instrText>REF _Ref384117165 \r \h</w:instrText>
      </w:r>
      <w:r w:rsidR="006043E9">
        <w:rPr>
          <w:rFonts w:eastAsia="SimSun"/>
          <w:lang w:eastAsia="zh-CN"/>
        </w:rPr>
        <w:instrText xml:space="preserve"> </w:instrText>
      </w:r>
      <w:r w:rsidR="006043E9">
        <w:rPr>
          <w:rFonts w:eastAsia="SimSun"/>
          <w:lang w:eastAsia="zh-CN"/>
        </w:rPr>
      </w:r>
      <w:r w:rsidR="006043E9">
        <w:rPr>
          <w:rFonts w:eastAsia="SimSun"/>
          <w:lang w:eastAsia="zh-CN"/>
        </w:rPr>
        <w:fldChar w:fldCharType="separate"/>
      </w:r>
      <w:r w:rsidR="008419BC">
        <w:rPr>
          <w:rFonts w:eastAsia="SimSun"/>
          <w:lang w:eastAsia="zh-CN"/>
        </w:rPr>
        <w:t>Fig. 7</w:t>
      </w:r>
      <w:r w:rsidR="006043E9">
        <w:rPr>
          <w:rFonts w:eastAsia="SimSun"/>
          <w:lang w:eastAsia="zh-CN"/>
        </w:rPr>
        <w:fldChar w:fldCharType="end"/>
      </w:r>
      <w:r>
        <w:rPr>
          <w:rFonts w:eastAsia="SimSun" w:hint="eastAsia"/>
          <w:lang w:eastAsia="zh-CN"/>
        </w:rPr>
        <w:t xml:space="preserve">(a) </w:t>
      </w:r>
      <w:r w:rsidR="00C7366D">
        <w:rPr>
          <w:rFonts w:eastAsia="SimSun" w:hint="eastAsia"/>
          <w:lang w:eastAsia="zh-CN"/>
        </w:rPr>
        <w:t>is the CDGRC</w:t>
      </w:r>
      <w:r>
        <w:rPr>
          <w:rFonts w:eastAsia="SimSun" w:hint="eastAsia"/>
          <w:lang w:eastAsia="zh-CN"/>
        </w:rPr>
        <w:t xml:space="preserve"> for the ArmController CD of Fruit Sorter Example described in Section </w:t>
      </w:r>
      <w:r w:rsidR="00C343E6">
        <w:rPr>
          <w:rFonts w:eastAsia="SimSun"/>
          <w:lang w:eastAsia="zh-CN"/>
        </w:rPr>
        <w:fldChar w:fldCharType="begin"/>
      </w:r>
      <w:r w:rsidR="00C343E6">
        <w:rPr>
          <w:rFonts w:eastAsia="SimSun"/>
          <w:lang w:eastAsia="zh-CN"/>
        </w:rPr>
        <w:instrText xml:space="preserve"> </w:instrText>
      </w:r>
      <w:r w:rsidR="00C343E6">
        <w:rPr>
          <w:rFonts w:eastAsia="SimSun" w:hint="eastAsia"/>
          <w:lang w:eastAsia="zh-CN"/>
        </w:rPr>
        <w:instrText>REF _Ref384088166 \r</w:instrText>
      </w:r>
      <w:r w:rsidR="00C343E6">
        <w:rPr>
          <w:rFonts w:eastAsia="SimSun"/>
          <w:lang w:eastAsia="zh-CN"/>
        </w:rPr>
        <w:instrText xml:space="preserve"> </w:instrText>
      </w:r>
      <w:r w:rsidR="00C343E6">
        <w:rPr>
          <w:rFonts w:eastAsia="SimSun"/>
          <w:lang w:eastAsia="zh-CN"/>
        </w:rPr>
        <w:fldChar w:fldCharType="separate"/>
      </w:r>
      <w:r w:rsidR="008419BC">
        <w:rPr>
          <w:rFonts w:eastAsia="SimSun"/>
          <w:lang w:eastAsia="zh-CN"/>
        </w:rPr>
        <w:t>IV</w:t>
      </w:r>
      <w:r w:rsidR="00C343E6">
        <w:rPr>
          <w:rFonts w:eastAsia="SimSun"/>
          <w:lang w:eastAsia="zh-CN"/>
        </w:rPr>
        <w:fldChar w:fldCharType="end"/>
      </w:r>
      <w:r w:rsidR="009C1F0C">
        <w:rPr>
          <w:rFonts w:eastAsia="SimSun" w:hint="eastAsia"/>
          <w:lang w:eastAsia="zh-CN"/>
        </w:rPr>
        <w:t>. T</w:t>
      </w:r>
      <w:r w:rsidR="00AC26F2">
        <w:rPr>
          <w:rFonts w:eastAsia="SimSun" w:hint="eastAsia"/>
          <w:lang w:eastAsia="zh-CN"/>
        </w:rPr>
        <w:t>his CDGRC is</w:t>
      </w:r>
      <w:r w:rsidR="00C7366D">
        <w:rPr>
          <w:rFonts w:eastAsia="SimSun" w:hint="eastAsia"/>
          <w:lang w:eastAsia="zh-CN"/>
        </w:rPr>
        <w:t xml:space="preserve"> </w:t>
      </w:r>
      <w:r w:rsidR="00AC26F2">
        <w:rPr>
          <w:rFonts w:eastAsia="SimSun" w:hint="eastAsia"/>
          <w:lang w:eastAsia="zh-CN"/>
        </w:rPr>
        <w:t>obtained by</w:t>
      </w:r>
      <w:r w:rsidR="00C7366D">
        <w:rPr>
          <w:rFonts w:eastAsia="SimSun" w:hint="eastAsia"/>
          <w:lang w:eastAsia="zh-CN"/>
        </w:rPr>
        <w:t xml:space="preserve"> partitioning the</w:t>
      </w:r>
      <w:r w:rsidR="00790CDB">
        <w:rPr>
          <w:rFonts w:eastAsia="SimSun" w:hint="eastAsia"/>
          <w:lang w:eastAsia="zh-CN"/>
        </w:rPr>
        <w:t xml:space="preserve"> back-annotated</w:t>
      </w:r>
      <w:r w:rsidR="00C7366D">
        <w:rPr>
          <w:rFonts w:eastAsia="SimSun" w:hint="eastAsia"/>
          <w:lang w:eastAsia="zh-CN"/>
        </w:rPr>
        <w:t xml:space="preserve"> AGRC</w:t>
      </w:r>
      <w:r>
        <w:rPr>
          <w:rFonts w:eastAsia="SimSun" w:hint="eastAsia"/>
          <w:lang w:eastAsia="zh-CN"/>
        </w:rPr>
        <w:t xml:space="preserve">. </w:t>
      </w:r>
      <w:r w:rsidR="00AB7945">
        <w:rPr>
          <w:rFonts w:eastAsia="SimSun" w:hint="eastAsia"/>
          <w:lang w:eastAsia="zh-CN"/>
        </w:rPr>
        <w:t>T</w:t>
      </w:r>
      <w:r>
        <w:rPr>
          <w:rFonts w:eastAsia="SimSun"/>
          <w:lang w:eastAsia="zh-CN"/>
        </w:rPr>
        <w:t>h</w:t>
      </w:r>
      <w:r>
        <w:rPr>
          <w:rFonts w:eastAsia="SimSun" w:hint="eastAsia"/>
          <w:lang w:eastAsia="zh-CN"/>
        </w:rPr>
        <w:t xml:space="preserve">e corresponding </w:t>
      </w:r>
      <w:r w:rsidR="00374348">
        <w:rPr>
          <w:rFonts w:eastAsia="SimSun" w:hint="eastAsia"/>
          <w:lang w:eastAsia="zh-CN"/>
        </w:rPr>
        <w:t>CDUM</w:t>
      </w:r>
      <w:r>
        <w:rPr>
          <w:rFonts w:eastAsia="SimSun" w:hint="eastAsia"/>
          <w:lang w:eastAsia="zh-CN"/>
        </w:rPr>
        <w:t xml:space="preserve"> converted from the </w:t>
      </w:r>
      <w:r w:rsidR="009C1F0C">
        <w:rPr>
          <w:rFonts w:eastAsia="SimSun" w:hint="eastAsia"/>
          <w:lang w:eastAsia="zh-CN"/>
        </w:rPr>
        <w:t>CDGRC</w:t>
      </w:r>
      <w:r>
        <w:rPr>
          <w:rFonts w:eastAsia="SimSun" w:hint="eastAsia"/>
          <w:lang w:eastAsia="zh-CN"/>
        </w:rPr>
        <w:t xml:space="preserve"> </w:t>
      </w:r>
      <w:r w:rsidR="009C1F0C">
        <w:rPr>
          <w:rFonts w:eastAsia="SimSun" w:hint="eastAsia"/>
          <w:lang w:eastAsia="zh-CN"/>
        </w:rPr>
        <w:t>i</w:t>
      </w:r>
      <w:r>
        <w:rPr>
          <w:rFonts w:eastAsia="SimSun" w:hint="eastAsia"/>
          <w:lang w:eastAsia="zh-CN"/>
        </w:rPr>
        <w:t xml:space="preserve">s </w:t>
      </w:r>
      <w:r>
        <w:rPr>
          <w:rFonts w:eastAsia="SimSun"/>
          <w:lang w:eastAsia="zh-CN"/>
        </w:rPr>
        <w:t>shown</w:t>
      </w:r>
      <w:r>
        <w:rPr>
          <w:rFonts w:eastAsia="SimSun" w:hint="eastAsia"/>
          <w:lang w:eastAsia="zh-CN"/>
        </w:rPr>
        <w:t xml:space="preserve"> in </w:t>
      </w:r>
      <w:r w:rsidR="006043E9">
        <w:rPr>
          <w:rFonts w:eastAsia="SimSun"/>
          <w:lang w:eastAsia="zh-CN"/>
        </w:rPr>
        <w:fldChar w:fldCharType="begin"/>
      </w:r>
      <w:r w:rsidR="006043E9">
        <w:rPr>
          <w:rFonts w:eastAsia="SimSun"/>
          <w:lang w:eastAsia="zh-CN"/>
        </w:rPr>
        <w:instrText xml:space="preserve"> </w:instrText>
      </w:r>
      <w:r w:rsidR="006043E9">
        <w:rPr>
          <w:rFonts w:eastAsia="SimSun" w:hint="eastAsia"/>
          <w:lang w:eastAsia="zh-CN"/>
        </w:rPr>
        <w:instrText>REF _Ref384117165 \r \h</w:instrText>
      </w:r>
      <w:r w:rsidR="006043E9">
        <w:rPr>
          <w:rFonts w:eastAsia="SimSun"/>
          <w:lang w:eastAsia="zh-CN"/>
        </w:rPr>
        <w:instrText xml:space="preserve"> </w:instrText>
      </w:r>
      <w:r w:rsidR="006043E9">
        <w:rPr>
          <w:rFonts w:eastAsia="SimSun"/>
          <w:lang w:eastAsia="zh-CN"/>
        </w:rPr>
      </w:r>
      <w:r w:rsidR="006043E9">
        <w:rPr>
          <w:rFonts w:eastAsia="SimSun"/>
          <w:lang w:eastAsia="zh-CN"/>
        </w:rPr>
        <w:fldChar w:fldCharType="separate"/>
      </w:r>
      <w:r w:rsidR="008419BC">
        <w:rPr>
          <w:rFonts w:eastAsia="SimSun"/>
          <w:lang w:eastAsia="zh-CN"/>
        </w:rPr>
        <w:t>Fig. 7</w:t>
      </w:r>
      <w:r w:rsidR="006043E9">
        <w:rPr>
          <w:rFonts w:eastAsia="SimSun"/>
          <w:lang w:eastAsia="zh-CN"/>
        </w:rPr>
        <w:fldChar w:fldCharType="end"/>
      </w:r>
      <w:r>
        <w:rPr>
          <w:rFonts w:eastAsia="SimSun" w:hint="eastAsia"/>
          <w:lang w:eastAsia="zh-CN"/>
        </w:rPr>
        <w:t xml:space="preserve">(b). </w:t>
      </w:r>
      <w:r w:rsidR="003F7E41">
        <w:rPr>
          <w:rFonts w:eastAsia="SimSun" w:hint="eastAsia"/>
          <w:lang w:eastAsia="zh-CN"/>
        </w:rPr>
        <w:t xml:space="preserve">To </w:t>
      </w:r>
      <w:r>
        <w:rPr>
          <w:rFonts w:eastAsia="SimSun" w:hint="eastAsia"/>
          <w:lang w:eastAsia="zh-CN"/>
        </w:rPr>
        <w:t xml:space="preserve">convert </w:t>
      </w:r>
      <w:r w:rsidR="00DD5497">
        <w:rPr>
          <w:rFonts w:eastAsia="SimSun" w:hint="eastAsia"/>
          <w:lang w:eastAsia="zh-CN"/>
        </w:rPr>
        <w:t xml:space="preserve">CDGRC </w:t>
      </w:r>
      <w:r>
        <w:rPr>
          <w:rFonts w:eastAsia="SimSun" w:hint="eastAsia"/>
          <w:lang w:eastAsia="zh-CN"/>
        </w:rPr>
        <w:t xml:space="preserve">to </w:t>
      </w:r>
      <w:r w:rsidR="00E14231">
        <w:rPr>
          <w:rFonts w:eastAsia="SimSun" w:hint="eastAsia"/>
          <w:lang w:eastAsia="zh-CN"/>
        </w:rPr>
        <w:t>CDUM</w:t>
      </w:r>
      <w:r>
        <w:rPr>
          <w:rFonts w:eastAsia="SimSun" w:hint="eastAsia"/>
          <w:lang w:eastAsia="zh-CN"/>
        </w:rPr>
        <w:t>,</w:t>
      </w:r>
      <w:r w:rsidR="006F24F6">
        <w:rPr>
          <w:rFonts w:eastAsia="SimSun" w:hint="eastAsia"/>
          <w:lang w:eastAsia="zh-CN"/>
        </w:rPr>
        <w:t xml:space="preserve"> we </w:t>
      </w:r>
      <w:r w:rsidR="00AB7945">
        <w:rPr>
          <w:rFonts w:eastAsia="SimSun"/>
          <w:lang w:eastAsia="zh-CN"/>
        </w:rPr>
        <w:t>firstly</w:t>
      </w:r>
      <w:r w:rsidR="00AB7945">
        <w:rPr>
          <w:rFonts w:eastAsia="SimSun" w:hint="eastAsia"/>
          <w:lang w:eastAsia="zh-CN"/>
        </w:rPr>
        <w:t xml:space="preserve"> </w:t>
      </w:r>
      <w:r w:rsidR="006F24F6">
        <w:rPr>
          <w:rFonts w:eastAsia="SimSun" w:hint="eastAsia"/>
          <w:lang w:eastAsia="zh-CN"/>
        </w:rPr>
        <w:t>perform one-to-one mapping for</w:t>
      </w:r>
      <w:r>
        <w:rPr>
          <w:rFonts w:eastAsia="SimSun" w:hint="eastAsia"/>
          <w:lang w:eastAsia="zh-CN"/>
        </w:rPr>
        <w:t xml:space="preserve"> e</w:t>
      </w:r>
      <w:r w:rsidR="00BB36CF">
        <w:rPr>
          <w:rFonts w:eastAsia="SimSun" w:hint="eastAsia"/>
          <w:lang w:eastAsia="zh-CN"/>
        </w:rPr>
        <w:t xml:space="preserve">ach node </w:t>
      </w:r>
      <w:r w:rsidR="00694A44">
        <w:rPr>
          <w:rFonts w:eastAsia="SimSun" w:hint="eastAsia"/>
          <w:lang w:eastAsia="zh-CN"/>
        </w:rPr>
        <w:t>in the CDGRC</w:t>
      </w:r>
      <w:r w:rsidR="00AB7945">
        <w:rPr>
          <w:rFonts w:eastAsia="SimSun" w:hint="eastAsia"/>
          <w:lang w:eastAsia="zh-CN"/>
        </w:rPr>
        <w:t xml:space="preserve"> to</w:t>
      </w:r>
      <w:r w:rsidR="00C754AE">
        <w:rPr>
          <w:rFonts w:eastAsia="SimSun" w:hint="eastAsia"/>
          <w:lang w:eastAsia="zh-CN"/>
        </w:rPr>
        <w:t xml:space="preserve"> a location in</w:t>
      </w:r>
      <w:r w:rsidR="00AB7945">
        <w:rPr>
          <w:rFonts w:eastAsia="SimSun" w:hint="eastAsia"/>
          <w:lang w:eastAsia="zh-CN"/>
        </w:rPr>
        <w:t xml:space="preserve"> </w:t>
      </w:r>
      <w:r w:rsidR="00506097">
        <w:rPr>
          <w:rFonts w:eastAsia="SimSun" w:hint="eastAsia"/>
          <w:lang w:eastAsia="zh-CN"/>
        </w:rPr>
        <w:t xml:space="preserve">the </w:t>
      </w:r>
      <w:r w:rsidR="00E14231">
        <w:rPr>
          <w:rFonts w:eastAsia="SimSun" w:hint="eastAsia"/>
          <w:lang w:eastAsia="zh-CN"/>
        </w:rPr>
        <w:t>CDUM</w:t>
      </w:r>
      <w:r w:rsidR="006F24F6">
        <w:rPr>
          <w:rFonts w:eastAsia="SimSun" w:hint="eastAsia"/>
          <w:lang w:eastAsia="zh-CN"/>
        </w:rPr>
        <w:t>.</w:t>
      </w:r>
      <w:r w:rsidR="00BB36CF">
        <w:rPr>
          <w:rFonts w:eastAsia="SimSun" w:hint="eastAsia"/>
          <w:lang w:eastAsia="zh-CN"/>
        </w:rPr>
        <w:t xml:space="preserve"> </w:t>
      </w:r>
      <w:r w:rsidR="00135C30">
        <w:rPr>
          <w:rFonts w:eastAsia="SimSun" w:hint="eastAsia"/>
          <w:lang w:eastAsia="zh-CN"/>
        </w:rPr>
        <w:t xml:space="preserve">For example, </w:t>
      </w:r>
      <w:r w:rsidR="00135C30" w:rsidRPr="00152D6E">
        <w:rPr>
          <w:rFonts w:eastAsia="SimSun" w:hint="eastAsia"/>
          <w:i/>
          <w:lang w:eastAsia="zh-CN"/>
        </w:rPr>
        <w:t>Afork</w:t>
      </w:r>
      <w:r w:rsidR="00152D6E" w:rsidRPr="00152D6E">
        <w:rPr>
          <w:rFonts w:eastAsia="SimSun" w:hint="eastAsia"/>
          <w:i/>
          <w:lang w:eastAsia="zh-CN"/>
        </w:rPr>
        <w:t xml:space="preserve"> </w:t>
      </w:r>
      <w:r w:rsidR="00135C30" w:rsidRPr="00152D6E">
        <w:rPr>
          <w:rFonts w:eastAsia="SimSun" w:hint="eastAsia"/>
          <w:i/>
          <w:lang w:eastAsia="zh-CN"/>
        </w:rPr>
        <w:t>Node</w:t>
      </w:r>
      <w:r w:rsidR="00135C30">
        <w:rPr>
          <w:rFonts w:eastAsia="SimSun" w:hint="eastAsia"/>
          <w:lang w:eastAsia="zh-CN"/>
        </w:rPr>
        <w:t xml:space="preserve"> </w:t>
      </w:r>
      <w:r w:rsidR="001A2525">
        <w:rPr>
          <w:rFonts w:eastAsia="SimSun" w:hint="eastAsia"/>
          <w:lang w:eastAsia="zh-CN"/>
        </w:rPr>
        <w:t xml:space="preserve">AF0 in </w:t>
      </w:r>
      <w:r w:rsidR="00E14231">
        <w:rPr>
          <w:rFonts w:eastAsia="SimSun" w:hint="eastAsia"/>
          <w:lang w:eastAsia="zh-CN"/>
        </w:rPr>
        <w:t xml:space="preserve">the </w:t>
      </w:r>
      <w:r w:rsidR="00DD5497">
        <w:rPr>
          <w:rFonts w:eastAsia="SimSun" w:hint="eastAsia"/>
          <w:lang w:eastAsia="zh-CN"/>
        </w:rPr>
        <w:t xml:space="preserve">CDGRC </w:t>
      </w:r>
      <w:r w:rsidR="001C5819">
        <w:rPr>
          <w:rFonts w:eastAsia="SimSun" w:hint="eastAsia"/>
          <w:lang w:eastAsia="zh-CN"/>
        </w:rPr>
        <w:t xml:space="preserve">is mapped to the initial location AF0 in </w:t>
      </w:r>
      <w:r w:rsidR="00E14231">
        <w:rPr>
          <w:rFonts w:eastAsia="SimSun" w:hint="eastAsia"/>
          <w:lang w:eastAsia="zh-CN"/>
        </w:rPr>
        <w:t>CDUM</w:t>
      </w:r>
      <w:r w:rsidR="00A465C7">
        <w:rPr>
          <w:rFonts w:eastAsia="SimSun" w:hint="eastAsia"/>
          <w:lang w:eastAsia="zh-CN"/>
        </w:rPr>
        <w:t>. Similarly</w:t>
      </w:r>
      <w:r w:rsidR="00E14231">
        <w:rPr>
          <w:rFonts w:eastAsia="SimSun" w:hint="eastAsia"/>
          <w:lang w:eastAsia="zh-CN"/>
        </w:rPr>
        <w:t xml:space="preserve"> </w:t>
      </w:r>
      <w:r w:rsidR="006C2A35" w:rsidRPr="00152D6E">
        <w:rPr>
          <w:rFonts w:eastAsia="SimSun" w:hint="eastAsia"/>
          <w:i/>
          <w:lang w:eastAsia="zh-CN"/>
        </w:rPr>
        <w:t>Switch</w:t>
      </w:r>
      <w:r w:rsidR="00152D6E" w:rsidRPr="00152D6E">
        <w:rPr>
          <w:rFonts w:eastAsia="SimSun" w:hint="eastAsia"/>
          <w:i/>
          <w:lang w:eastAsia="zh-CN"/>
        </w:rPr>
        <w:t xml:space="preserve"> </w:t>
      </w:r>
      <w:r w:rsidR="006C2A35" w:rsidRPr="00152D6E">
        <w:rPr>
          <w:rFonts w:eastAsia="SimSun" w:hint="eastAsia"/>
          <w:i/>
          <w:lang w:eastAsia="zh-CN"/>
        </w:rPr>
        <w:t xml:space="preserve">Node </w:t>
      </w:r>
      <w:r w:rsidR="006C2A35">
        <w:rPr>
          <w:rFonts w:eastAsia="SimSun" w:hint="eastAsia"/>
          <w:lang w:eastAsia="zh-CN"/>
        </w:rPr>
        <w:t>S1 is mapped to a location S1, and so on</w:t>
      </w:r>
      <w:r w:rsidR="001C5819">
        <w:rPr>
          <w:rFonts w:eastAsia="SimSun" w:hint="eastAsia"/>
          <w:lang w:eastAsia="zh-CN"/>
        </w:rPr>
        <w:t xml:space="preserve">. </w:t>
      </w:r>
      <w:r w:rsidR="00930E1A">
        <w:rPr>
          <w:rFonts w:eastAsia="SimSun" w:hint="eastAsia"/>
          <w:lang w:eastAsia="zh-CN"/>
        </w:rPr>
        <w:t>After that</w:t>
      </w:r>
      <w:r w:rsidR="00C754AE">
        <w:rPr>
          <w:rFonts w:eastAsia="SimSun" w:hint="eastAsia"/>
          <w:lang w:eastAsia="zh-CN"/>
        </w:rPr>
        <w:t xml:space="preserve"> we map</w:t>
      </w:r>
      <w:r w:rsidR="00984065">
        <w:rPr>
          <w:rFonts w:eastAsia="SimSun" w:hint="eastAsia"/>
          <w:lang w:eastAsia="zh-CN"/>
        </w:rPr>
        <w:t xml:space="preserve"> </w:t>
      </w:r>
      <w:r w:rsidR="00C754AE">
        <w:rPr>
          <w:rFonts w:eastAsia="SimSun"/>
          <w:lang w:eastAsia="zh-CN"/>
        </w:rPr>
        <w:t>each</w:t>
      </w:r>
      <w:r w:rsidR="00DF2F6C">
        <w:rPr>
          <w:rFonts w:eastAsia="SimSun" w:hint="eastAsia"/>
          <w:lang w:eastAsia="zh-CN"/>
        </w:rPr>
        <w:t xml:space="preserve"> control flow dependency</w:t>
      </w:r>
      <w:r w:rsidR="00C754AE">
        <w:rPr>
          <w:rFonts w:eastAsia="SimSun" w:hint="eastAsia"/>
          <w:lang w:eastAsia="zh-CN"/>
        </w:rPr>
        <w:t xml:space="preserve"> in the CDGRC</w:t>
      </w:r>
      <w:r w:rsidR="00DF2F6C">
        <w:rPr>
          <w:rFonts w:eastAsia="SimSun" w:hint="eastAsia"/>
          <w:lang w:eastAsia="zh-CN"/>
        </w:rPr>
        <w:t xml:space="preserve"> to </w:t>
      </w:r>
      <w:r w:rsidR="00C754AE">
        <w:rPr>
          <w:rFonts w:eastAsia="SimSun" w:hint="eastAsia"/>
          <w:lang w:eastAsia="zh-CN"/>
        </w:rPr>
        <w:t>a transition</w:t>
      </w:r>
      <w:r w:rsidR="00DF2F6C">
        <w:rPr>
          <w:rFonts w:eastAsia="SimSun" w:hint="eastAsia"/>
          <w:lang w:eastAsia="zh-CN"/>
        </w:rPr>
        <w:t xml:space="preserve"> between </w:t>
      </w:r>
      <w:r w:rsidR="00C754AE">
        <w:rPr>
          <w:rFonts w:eastAsia="SimSun" w:hint="eastAsia"/>
          <w:lang w:eastAsia="zh-CN"/>
        </w:rPr>
        <w:t xml:space="preserve">two </w:t>
      </w:r>
      <w:r w:rsidR="009228BF">
        <w:rPr>
          <w:rFonts w:eastAsia="SimSun" w:hint="eastAsia"/>
          <w:lang w:eastAsia="zh-CN"/>
        </w:rPr>
        <w:t>locations</w:t>
      </w:r>
      <w:r w:rsidR="00C754AE">
        <w:rPr>
          <w:rFonts w:eastAsia="SimSun" w:hint="eastAsia"/>
          <w:lang w:eastAsia="zh-CN"/>
        </w:rPr>
        <w:t xml:space="preserve"> in </w:t>
      </w:r>
      <w:r w:rsidR="00506097">
        <w:rPr>
          <w:rFonts w:eastAsia="SimSun" w:hint="eastAsia"/>
          <w:lang w:eastAsia="zh-CN"/>
        </w:rPr>
        <w:t xml:space="preserve">the </w:t>
      </w:r>
      <w:r w:rsidR="00C754AE">
        <w:rPr>
          <w:rFonts w:eastAsia="SimSun" w:hint="eastAsia"/>
          <w:lang w:eastAsia="zh-CN"/>
        </w:rPr>
        <w:t>CD</w:t>
      </w:r>
      <w:r w:rsidR="00930E1A">
        <w:rPr>
          <w:rFonts w:eastAsia="SimSun" w:hint="eastAsia"/>
          <w:lang w:eastAsia="zh-CN"/>
        </w:rPr>
        <w:t>UM</w:t>
      </w:r>
      <w:r w:rsidR="00DF2F6C">
        <w:rPr>
          <w:rFonts w:eastAsia="SimSun" w:hint="eastAsia"/>
          <w:lang w:eastAsia="zh-CN"/>
        </w:rPr>
        <w:t>.</w:t>
      </w:r>
      <w:r w:rsidR="00984065">
        <w:rPr>
          <w:rFonts w:eastAsia="SimSun" w:hint="eastAsia"/>
          <w:lang w:eastAsia="zh-CN"/>
        </w:rPr>
        <w:t xml:space="preserve"> </w:t>
      </w:r>
      <w:r w:rsidR="00657D67">
        <w:rPr>
          <w:rFonts w:eastAsia="SimSun" w:hint="eastAsia"/>
          <w:lang w:eastAsia="zh-CN"/>
        </w:rPr>
        <w:t xml:space="preserve">The </w:t>
      </w:r>
      <w:r w:rsidR="00195B08">
        <w:rPr>
          <w:rFonts w:eastAsia="SimSun" w:hint="eastAsia"/>
          <w:lang w:eastAsia="zh-CN"/>
        </w:rPr>
        <w:t>conditional branching is</w:t>
      </w:r>
      <w:r w:rsidR="00657D67">
        <w:rPr>
          <w:rFonts w:eastAsia="SimSun" w:hint="eastAsia"/>
          <w:lang w:eastAsia="zh-CN"/>
        </w:rPr>
        <w:t xml:space="preserve"> modeled </w:t>
      </w:r>
      <w:r w:rsidR="009228BF">
        <w:rPr>
          <w:rFonts w:eastAsia="SimSun" w:hint="eastAsia"/>
          <w:lang w:eastAsia="zh-CN"/>
        </w:rPr>
        <w:t xml:space="preserve">by augmenting the transitions </w:t>
      </w:r>
      <w:r w:rsidR="00273D9F">
        <w:rPr>
          <w:rFonts w:eastAsia="SimSun" w:hint="eastAsia"/>
          <w:lang w:eastAsia="zh-CN"/>
        </w:rPr>
        <w:t xml:space="preserve">with additional guards. For instance, the transition from </w:t>
      </w:r>
      <w:r w:rsidR="00856FA9">
        <w:rPr>
          <w:rFonts w:eastAsia="SimSun" w:hint="eastAsia"/>
          <w:lang w:eastAsia="zh-CN"/>
        </w:rPr>
        <w:t xml:space="preserve">location </w:t>
      </w:r>
      <w:r w:rsidR="00273D9F">
        <w:rPr>
          <w:rFonts w:eastAsia="SimSun" w:hint="eastAsia"/>
          <w:lang w:eastAsia="zh-CN"/>
        </w:rPr>
        <w:t xml:space="preserve">S1 to E3 in </w:t>
      </w:r>
      <w:r w:rsidR="006043E9">
        <w:rPr>
          <w:rFonts w:eastAsia="SimSun"/>
          <w:lang w:eastAsia="zh-CN"/>
        </w:rPr>
        <w:fldChar w:fldCharType="begin"/>
      </w:r>
      <w:r w:rsidR="006043E9">
        <w:rPr>
          <w:rFonts w:eastAsia="SimSun"/>
          <w:lang w:eastAsia="zh-CN"/>
        </w:rPr>
        <w:instrText xml:space="preserve"> </w:instrText>
      </w:r>
      <w:r w:rsidR="006043E9">
        <w:rPr>
          <w:rFonts w:eastAsia="SimSun" w:hint="eastAsia"/>
          <w:lang w:eastAsia="zh-CN"/>
        </w:rPr>
        <w:instrText>REF _Ref384117165 \r \h</w:instrText>
      </w:r>
      <w:r w:rsidR="006043E9">
        <w:rPr>
          <w:rFonts w:eastAsia="SimSun"/>
          <w:lang w:eastAsia="zh-CN"/>
        </w:rPr>
        <w:instrText xml:space="preserve"> </w:instrText>
      </w:r>
      <w:r w:rsidR="006043E9">
        <w:rPr>
          <w:rFonts w:eastAsia="SimSun"/>
          <w:lang w:eastAsia="zh-CN"/>
        </w:rPr>
      </w:r>
      <w:r w:rsidR="006043E9">
        <w:rPr>
          <w:rFonts w:eastAsia="SimSun"/>
          <w:lang w:eastAsia="zh-CN"/>
        </w:rPr>
        <w:fldChar w:fldCharType="separate"/>
      </w:r>
      <w:r w:rsidR="008419BC">
        <w:rPr>
          <w:rFonts w:eastAsia="SimSun"/>
          <w:lang w:eastAsia="zh-CN"/>
        </w:rPr>
        <w:t>Fig. 7</w:t>
      </w:r>
      <w:r w:rsidR="006043E9">
        <w:rPr>
          <w:rFonts w:eastAsia="SimSun"/>
          <w:lang w:eastAsia="zh-CN"/>
        </w:rPr>
        <w:fldChar w:fldCharType="end"/>
      </w:r>
      <w:r w:rsidR="006043E9">
        <w:rPr>
          <w:rFonts w:eastAsia="SimSun" w:hint="eastAsia"/>
          <w:lang w:eastAsia="zh-CN"/>
        </w:rPr>
        <w:t xml:space="preserve">(b) </w:t>
      </w:r>
      <w:r w:rsidR="00273D9F">
        <w:rPr>
          <w:rFonts w:eastAsia="SimSun" w:hint="eastAsia"/>
          <w:lang w:eastAsia="zh-CN"/>
        </w:rPr>
        <w:t xml:space="preserve">has the expression S15==26 as its guard to capture the </w:t>
      </w:r>
      <w:r w:rsidR="00303822">
        <w:rPr>
          <w:rFonts w:eastAsia="SimSun" w:hint="eastAsia"/>
          <w:lang w:eastAsia="zh-CN"/>
        </w:rPr>
        <w:t xml:space="preserve">conditional </w:t>
      </w:r>
      <w:r w:rsidR="00856FA9">
        <w:rPr>
          <w:rFonts w:eastAsia="SimSun" w:hint="eastAsia"/>
          <w:lang w:eastAsia="zh-CN"/>
        </w:rPr>
        <w:t xml:space="preserve">branching </w:t>
      </w:r>
      <w:r w:rsidR="00132E77">
        <w:rPr>
          <w:rFonts w:eastAsia="SimSun"/>
          <w:lang w:eastAsia="zh-CN"/>
        </w:rPr>
        <w:t>semantics</w:t>
      </w:r>
      <w:r w:rsidR="003344EA">
        <w:rPr>
          <w:rFonts w:eastAsia="SimSun" w:hint="eastAsia"/>
          <w:lang w:eastAsia="zh-CN"/>
        </w:rPr>
        <w:t xml:space="preserve"> </w:t>
      </w:r>
      <w:r w:rsidR="00856FA9">
        <w:rPr>
          <w:rFonts w:eastAsia="SimSun" w:hint="eastAsia"/>
          <w:lang w:eastAsia="zh-CN"/>
        </w:rPr>
        <w:t xml:space="preserve">based on state decoding </w:t>
      </w:r>
      <w:r w:rsidR="00303822">
        <w:rPr>
          <w:rFonts w:eastAsia="SimSun" w:hint="eastAsia"/>
          <w:lang w:eastAsia="zh-CN"/>
        </w:rPr>
        <w:t>of Switch</w:t>
      </w:r>
      <w:r w:rsidR="00132E77">
        <w:rPr>
          <w:rFonts w:eastAsia="SimSun" w:hint="eastAsia"/>
          <w:lang w:eastAsia="zh-CN"/>
        </w:rPr>
        <w:t xml:space="preserve"> </w:t>
      </w:r>
      <w:r w:rsidR="00303822">
        <w:rPr>
          <w:rFonts w:eastAsia="SimSun" w:hint="eastAsia"/>
          <w:lang w:eastAsia="zh-CN"/>
        </w:rPr>
        <w:t xml:space="preserve">Node S1 in </w:t>
      </w:r>
      <w:r w:rsidR="00303822">
        <w:rPr>
          <w:rFonts w:eastAsia="SimSun"/>
          <w:lang w:eastAsia="zh-CN"/>
        </w:rPr>
        <w:fldChar w:fldCharType="begin"/>
      </w:r>
      <w:r w:rsidR="00303822">
        <w:rPr>
          <w:rFonts w:eastAsia="SimSun"/>
          <w:lang w:eastAsia="zh-CN"/>
        </w:rPr>
        <w:instrText xml:space="preserve"> </w:instrText>
      </w:r>
      <w:r w:rsidR="00303822">
        <w:rPr>
          <w:rFonts w:eastAsia="SimSun" w:hint="eastAsia"/>
          <w:lang w:eastAsia="zh-CN"/>
        </w:rPr>
        <w:instrText>REF _Ref384117165 \r \h</w:instrText>
      </w:r>
      <w:r w:rsidR="00303822">
        <w:rPr>
          <w:rFonts w:eastAsia="SimSun"/>
          <w:lang w:eastAsia="zh-CN"/>
        </w:rPr>
        <w:instrText xml:space="preserve"> </w:instrText>
      </w:r>
      <w:r w:rsidR="00303822">
        <w:rPr>
          <w:rFonts w:eastAsia="SimSun"/>
          <w:lang w:eastAsia="zh-CN"/>
        </w:rPr>
      </w:r>
      <w:r w:rsidR="00303822">
        <w:rPr>
          <w:rFonts w:eastAsia="SimSun"/>
          <w:lang w:eastAsia="zh-CN"/>
        </w:rPr>
        <w:fldChar w:fldCharType="separate"/>
      </w:r>
      <w:r w:rsidR="008419BC">
        <w:rPr>
          <w:rFonts w:eastAsia="SimSun"/>
          <w:lang w:eastAsia="zh-CN"/>
        </w:rPr>
        <w:t>Fig. 7</w:t>
      </w:r>
      <w:r w:rsidR="00303822">
        <w:rPr>
          <w:rFonts w:eastAsia="SimSun"/>
          <w:lang w:eastAsia="zh-CN"/>
        </w:rPr>
        <w:fldChar w:fldCharType="end"/>
      </w:r>
      <w:r w:rsidR="00303822">
        <w:rPr>
          <w:rFonts w:eastAsia="SimSun" w:hint="eastAsia"/>
          <w:lang w:eastAsia="zh-CN"/>
        </w:rPr>
        <w:t>(a)</w:t>
      </w:r>
      <w:r w:rsidR="00273D9F">
        <w:rPr>
          <w:rFonts w:eastAsia="SimSun" w:hint="eastAsia"/>
          <w:lang w:eastAsia="zh-CN"/>
        </w:rPr>
        <w:t xml:space="preserve">. The signal </w:t>
      </w:r>
      <w:r w:rsidR="00273D9F">
        <w:rPr>
          <w:rFonts w:eastAsia="SimSun" w:hint="eastAsia"/>
          <w:lang w:eastAsia="zh-CN"/>
        </w:rPr>
        <w:lastRenderedPageBreak/>
        <w:t xml:space="preserve">emission and state encoding process </w:t>
      </w:r>
      <w:r w:rsidR="002A4D1D">
        <w:rPr>
          <w:rFonts w:eastAsia="SimSun" w:hint="eastAsia"/>
          <w:lang w:eastAsia="zh-CN"/>
        </w:rPr>
        <w:t>are captured by the assignment</w:t>
      </w:r>
      <w:r w:rsidR="004F74BF">
        <w:rPr>
          <w:rFonts w:eastAsia="SimSun" w:hint="eastAsia"/>
          <w:lang w:eastAsia="zh-CN"/>
        </w:rPr>
        <w:t>s</w:t>
      </w:r>
      <w:r w:rsidR="002A4D1D">
        <w:rPr>
          <w:rFonts w:eastAsia="SimSun" w:hint="eastAsia"/>
          <w:lang w:eastAsia="zh-CN"/>
        </w:rPr>
        <w:t xml:space="preserve"> of the transition. In </w:t>
      </w:r>
      <w:r w:rsidR="006043E9">
        <w:rPr>
          <w:rFonts w:eastAsia="SimSun"/>
          <w:lang w:eastAsia="zh-CN"/>
        </w:rPr>
        <w:fldChar w:fldCharType="begin"/>
      </w:r>
      <w:r w:rsidR="006043E9">
        <w:rPr>
          <w:rFonts w:eastAsia="SimSun"/>
          <w:lang w:eastAsia="zh-CN"/>
        </w:rPr>
        <w:instrText xml:space="preserve"> </w:instrText>
      </w:r>
      <w:r w:rsidR="006043E9">
        <w:rPr>
          <w:rFonts w:eastAsia="SimSun" w:hint="eastAsia"/>
          <w:lang w:eastAsia="zh-CN"/>
        </w:rPr>
        <w:instrText>REF _Ref384117165 \r \h</w:instrText>
      </w:r>
      <w:r w:rsidR="006043E9">
        <w:rPr>
          <w:rFonts w:eastAsia="SimSun"/>
          <w:lang w:eastAsia="zh-CN"/>
        </w:rPr>
        <w:instrText xml:space="preserve"> </w:instrText>
      </w:r>
      <w:r w:rsidR="006043E9">
        <w:rPr>
          <w:rFonts w:eastAsia="SimSun"/>
          <w:lang w:eastAsia="zh-CN"/>
        </w:rPr>
      </w:r>
      <w:r w:rsidR="006043E9">
        <w:rPr>
          <w:rFonts w:eastAsia="SimSun"/>
          <w:lang w:eastAsia="zh-CN"/>
        </w:rPr>
        <w:fldChar w:fldCharType="separate"/>
      </w:r>
      <w:r w:rsidR="008419BC">
        <w:rPr>
          <w:rFonts w:eastAsia="SimSun"/>
          <w:lang w:eastAsia="zh-CN"/>
        </w:rPr>
        <w:t>Fig. 7</w:t>
      </w:r>
      <w:r w:rsidR="006043E9">
        <w:rPr>
          <w:rFonts w:eastAsia="SimSun"/>
          <w:lang w:eastAsia="zh-CN"/>
        </w:rPr>
        <w:fldChar w:fldCharType="end"/>
      </w:r>
      <w:r w:rsidR="006043E9">
        <w:rPr>
          <w:rFonts w:eastAsia="SimSun" w:hint="eastAsia"/>
          <w:lang w:eastAsia="zh-CN"/>
        </w:rPr>
        <w:t xml:space="preserve">(b), </w:t>
      </w:r>
      <w:r w:rsidR="004F74BF">
        <w:rPr>
          <w:rFonts w:eastAsia="SimSun" w:hint="eastAsia"/>
          <w:lang w:eastAsia="zh-CN"/>
        </w:rPr>
        <w:t xml:space="preserve">assignments of </w:t>
      </w:r>
      <w:r w:rsidR="002A4D1D">
        <w:rPr>
          <w:rFonts w:eastAsia="SimSun" w:hint="eastAsia"/>
          <w:lang w:eastAsia="zh-CN"/>
        </w:rPr>
        <w:t>transition</w:t>
      </w:r>
      <w:r w:rsidR="004F74BF">
        <w:rPr>
          <w:rFonts w:eastAsia="SimSun" w:hint="eastAsia"/>
          <w:lang w:eastAsia="zh-CN"/>
        </w:rPr>
        <w:t>s</w:t>
      </w:r>
      <w:r w:rsidR="002A4D1D">
        <w:rPr>
          <w:rFonts w:eastAsia="SimSun" w:hint="eastAsia"/>
          <w:lang w:eastAsia="zh-CN"/>
        </w:rPr>
        <w:t xml:space="preserve"> from A15 and A16 </w:t>
      </w:r>
      <w:r w:rsidR="004F74BF">
        <w:rPr>
          <w:rFonts w:eastAsia="SimSun" w:hint="eastAsia"/>
          <w:lang w:eastAsia="zh-CN"/>
        </w:rPr>
        <w:t>model the emissions of</w:t>
      </w:r>
      <w:r w:rsidR="002A4D1D">
        <w:rPr>
          <w:rFonts w:eastAsia="SimSun" w:hint="eastAsia"/>
          <w:lang w:eastAsia="zh-CN"/>
        </w:rPr>
        <w:t xml:space="preserve"> signal A_L and A_R, respectiv</w:t>
      </w:r>
      <w:r w:rsidR="00BE0895">
        <w:rPr>
          <w:rFonts w:eastAsia="SimSun" w:hint="eastAsia"/>
          <w:lang w:eastAsia="zh-CN"/>
        </w:rPr>
        <w:t xml:space="preserve">ely; while assignments of </w:t>
      </w:r>
      <w:r w:rsidR="002A4D1D">
        <w:rPr>
          <w:rFonts w:eastAsia="SimSun" w:hint="eastAsia"/>
          <w:lang w:eastAsia="zh-CN"/>
        </w:rPr>
        <w:t xml:space="preserve">transitions from E3, E12 and E13 </w:t>
      </w:r>
      <w:r w:rsidR="00BE0895">
        <w:rPr>
          <w:rFonts w:eastAsia="SimSun" w:hint="eastAsia"/>
          <w:lang w:eastAsia="zh-CN"/>
        </w:rPr>
        <w:t>model</w:t>
      </w:r>
      <w:r w:rsidR="002A4D1D">
        <w:rPr>
          <w:rFonts w:eastAsia="SimSun" w:hint="eastAsia"/>
          <w:lang w:eastAsia="zh-CN"/>
        </w:rPr>
        <w:t xml:space="preserve"> three distinct state encoding. </w:t>
      </w:r>
      <w:r w:rsidR="00963E36">
        <w:rPr>
          <w:rFonts w:eastAsia="SimSun" w:hint="eastAsia"/>
          <w:lang w:eastAsia="zh-CN"/>
        </w:rPr>
        <w:t xml:space="preserve">As described in Section </w:t>
      </w:r>
      <w:r w:rsidR="00963E36">
        <w:rPr>
          <w:rFonts w:eastAsia="SimSun"/>
          <w:lang w:eastAsia="zh-CN"/>
        </w:rPr>
        <w:fldChar w:fldCharType="begin"/>
      </w:r>
      <w:r w:rsidR="00963E36">
        <w:rPr>
          <w:rFonts w:eastAsia="SimSun"/>
          <w:lang w:eastAsia="zh-CN"/>
        </w:rPr>
        <w:instrText xml:space="preserve"> </w:instrText>
      </w:r>
      <w:r w:rsidR="00963E36">
        <w:rPr>
          <w:rFonts w:eastAsia="SimSun" w:hint="eastAsia"/>
          <w:lang w:eastAsia="zh-CN"/>
        </w:rPr>
        <w:instrText>REF _Ref384088103 \n \h</w:instrText>
      </w:r>
      <w:r w:rsidR="00963E36">
        <w:rPr>
          <w:rFonts w:eastAsia="SimSun"/>
          <w:lang w:eastAsia="zh-CN"/>
        </w:rPr>
        <w:instrText xml:space="preserve"> </w:instrText>
      </w:r>
      <w:r w:rsidR="00963E36">
        <w:rPr>
          <w:rFonts w:eastAsia="SimSun"/>
          <w:lang w:eastAsia="zh-CN"/>
        </w:rPr>
      </w:r>
      <w:r w:rsidR="00963E36">
        <w:rPr>
          <w:rFonts w:eastAsia="SimSun"/>
          <w:lang w:eastAsia="zh-CN"/>
        </w:rPr>
        <w:fldChar w:fldCharType="separate"/>
      </w:r>
      <w:r w:rsidR="008419BC">
        <w:rPr>
          <w:rFonts w:eastAsia="SimSun"/>
          <w:lang w:eastAsia="zh-CN"/>
        </w:rPr>
        <w:t>V</w:t>
      </w:r>
      <w:r w:rsidR="00963E36">
        <w:rPr>
          <w:rFonts w:eastAsia="SimSun"/>
          <w:lang w:eastAsia="zh-CN"/>
        </w:rPr>
        <w:fldChar w:fldCharType="end"/>
      </w:r>
      <w:r w:rsidR="00963E36">
        <w:rPr>
          <w:rFonts w:eastAsia="SimSun" w:hint="eastAsia"/>
          <w:lang w:eastAsia="zh-CN"/>
        </w:rPr>
        <w:t>-B</w:t>
      </w:r>
      <w:r w:rsidR="007204A3">
        <w:rPr>
          <w:rFonts w:eastAsia="SimSun" w:hint="eastAsia"/>
          <w:lang w:eastAsia="zh-CN"/>
        </w:rPr>
        <w:t>, a bounded integer (</w:t>
      </w:r>
      <w:r w:rsidR="007204A3" w:rsidRPr="0093102A">
        <w:rPr>
          <w:rFonts w:eastAsia="SimSun" w:hint="eastAsia"/>
          <w:i/>
          <w:lang w:eastAsia="zh-CN"/>
        </w:rPr>
        <w:t>wctt</w:t>
      </w:r>
      <w:r w:rsidR="007204A3">
        <w:rPr>
          <w:rFonts w:eastAsia="SimSun" w:hint="eastAsia"/>
          <w:lang w:eastAsia="zh-CN"/>
        </w:rPr>
        <w:t xml:space="preserve">) </w:t>
      </w:r>
      <w:r w:rsidR="00880F04">
        <w:rPr>
          <w:rFonts w:eastAsia="SimSun" w:hint="eastAsia"/>
          <w:lang w:eastAsia="zh-CN"/>
        </w:rPr>
        <w:t xml:space="preserve">is </w:t>
      </w:r>
      <w:r w:rsidR="007204A3">
        <w:rPr>
          <w:rFonts w:eastAsia="SimSun" w:hint="eastAsia"/>
          <w:lang w:eastAsia="zh-CN"/>
        </w:rPr>
        <w:t xml:space="preserve">used </w:t>
      </w:r>
      <w:r w:rsidR="00682C4B">
        <w:rPr>
          <w:rFonts w:eastAsia="SimSun" w:hint="eastAsia"/>
          <w:lang w:eastAsia="zh-CN"/>
        </w:rPr>
        <w:t xml:space="preserve">to </w:t>
      </w:r>
      <w:r w:rsidR="00163046">
        <w:rPr>
          <w:rFonts w:eastAsia="SimSun" w:hint="eastAsia"/>
          <w:lang w:eastAsia="zh-CN"/>
        </w:rPr>
        <w:t>count</w:t>
      </w:r>
      <w:r w:rsidR="007204A3">
        <w:rPr>
          <w:rFonts w:eastAsia="SimSun" w:hint="eastAsia"/>
          <w:lang w:eastAsia="zh-CN"/>
        </w:rPr>
        <w:t xml:space="preserve"> the total execution time within a tick</w:t>
      </w:r>
      <w:r w:rsidR="00163046">
        <w:rPr>
          <w:rFonts w:eastAsia="SimSun" w:hint="eastAsia"/>
          <w:lang w:eastAsia="zh-CN"/>
        </w:rPr>
        <w:t>.</w:t>
      </w:r>
      <w:r w:rsidR="007204A3">
        <w:rPr>
          <w:rFonts w:eastAsia="SimSun" w:hint="eastAsia"/>
          <w:lang w:eastAsia="zh-CN"/>
        </w:rPr>
        <w:t xml:space="preserve"> </w:t>
      </w:r>
      <w:r w:rsidR="00810630">
        <w:rPr>
          <w:rFonts w:eastAsia="SimSun" w:hint="eastAsia"/>
          <w:lang w:eastAsia="zh-CN"/>
        </w:rPr>
        <w:t>The bounded integer wctt is incremented by the WCET cost of each node in CDGRC</w:t>
      </w:r>
      <w:r w:rsidR="00DD5E90">
        <w:rPr>
          <w:rFonts w:eastAsia="SimSun" w:hint="eastAsia"/>
          <w:lang w:eastAsia="zh-CN"/>
        </w:rPr>
        <w:t xml:space="preserve"> by augmenting </w:t>
      </w:r>
      <w:r w:rsidR="003838BD">
        <w:rPr>
          <w:rFonts w:eastAsia="SimSun" w:hint="eastAsia"/>
          <w:lang w:eastAsia="zh-CN"/>
        </w:rPr>
        <w:t>every transition targeting the corresponding location in CDUM</w:t>
      </w:r>
      <w:r w:rsidR="00DD5E90">
        <w:rPr>
          <w:rFonts w:eastAsia="SimSun" w:hint="eastAsia"/>
          <w:lang w:eastAsia="zh-CN"/>
        </w:rPr>
        <w:t xml:space="preserve"> with a self-increment assignment</w:t>
      </w:r>
      <w:r w:rsidR="003838BD">
        <w:rPr>
          <w:rFonts w:eastAsia="SimSun" w:hint="eastAsia"/>
          <w:lang w:eastAsia="zh-CN"/>
        </w:rPr>
        <w:t>.</w:t>
      </w:r>
      <w:r w:rsidR="00810630">
        <w:rPr>
          <w:rFonts w:eastAsia="SimSun" w:hint="eastAsia"/>
          <w:lang w:eastAsia="zh-CN"/>
        </w:rPr>
        <w:t xml:space="preserve"> </w:t>
      </w:r>
    </w:p>
    <w:p w:rsidR="00D07409" w:rsidRDefault="00DF2F6C" w:rsidP="00D07409">
      <w:pPr>
        <w:pStyle w:val="BodyText"/>
        <w:rPr>
          <w:rFonts w:eastAsia="SimSun"/>
          <w:lang w:eastAsia="zh-CN"/>
        </w:rPr>
      </w:pPr>
      <w:r>
        <w:rPr>
          <w:rFonts w:eastAsia="SimSun" w:hint="eastAsia"/>
          <w:lang w:eastAsia="zh-CN"/>
        </w:rPr>
        <w:t xml:space="preserve">Due to the </w:t>
      </w:r>
      <w:r w:rsidR="0086526C">
        <w:rPr>
          <w:rFonts w:eastAsia="SimSun" w:hint="eastAsia"/>
          <w:lang w:eastAsia="zh-CN"/>
        </w:rPr>
        <w:t>semantics</w:t>
      </w:r>
      <w:r>
        <w:rPr>
          <w:rFonts w:eastAsia="SimSun" w:hint="eastAsia"/>
          <w:lang w:eastAsia="zh-CN"/>
        </w:rPr>
        <w:t xml:space="preserve"> of </w:t>
      </w:r>
      <w:r w:rsidR="0086526C">
        <w:rPr>
          <w:rFonts w:eastAsia="SimSun" w:hint="eastAsia"/>
          <w:lang w:eastAsia="zh-CN"/>
        </w:rPr>
        <w:t>AGRC nodes related with control flow, modifications should be done to the CD</w:t>
      </w:r>
      <w:r w:rsidR="001970E3">
        <w:rPr>
          <w:rFonts w:eastAsia="SimSun" w:hint="eastAsia"/>
          <w:lang w:eastAsia="zh-CN"/>
        </w:rPr>
        <w:t>UM</w:t>
      </w:r>
      <w:r w:rsidR="0086526C">
        <w:rPr>
          <w:rFonts w:eastAsia="SimSun" w:hint="eastAsia"/>
          <w:lang w:eastAsia="zh-CN"/>
        </w:rPr>
        <w:t xml:space="preserve"> to model the same execution flow. </w:t>
      </w:r>
      <w:r w:rsidR="008B1384">
        <w:rPr>
          <w:rFonts w:eastAsia="SimSun" w:hint="eastAsia"/>
          <w:lang w:eastAsia="zh-CN"/>
        </w:rPr>
        <w:t xml:space="preserve">Because the parallelism of the branches forked out by a </w:t>
      </w:r>
      <w:r w:rsidR="008B1384" w:rsidRPr="00AD42DF">
        <w:rPr>
          <w:rFonts w:eastAsia="SimSun" w:hint="eastAsia"/>
          <w:i/>
          <w:lang w:eastAsia="zh-CN"/>
        </w:rPr>
        <w:t>Fork Node</w:t>
      </w:r>
      <w:r w:rsidR="008B1384">
        <w:rPr>
          <w:rFonts w:eastAsia="SimSun" w:hint="eastAsia"/>
          <w:lang w:eastAsia="zh-CN"/>
        </w:rPr>
        <w:t xml:space="preserve"> is compiled away</w:t>
      </w:r>
      <w:r w:rsidR="00560E9C">
        <w:rPr>
          <w:rFonts w:eastAsia="SimSun" w:hint="eastAsia"/>
          <w:lang w:eastAsia="zh-CN"/>
        </w:rPr>
        <w:t xml:space="preserve"> in a way that </w:t>
      </w:r>
      <w:r w:rsidR="008B1384">
        <w:rPr>
          <w:rFonts w:eastAsia="SimSun" w:hint="eastAsia"/>
          <w:lang w:eastAsia="zh-CN"/>
        </w:rPr>
        <w:t xml:space="preserve">every branch of </w:t>
      </w:r>
      <w:r w:rsidR="008B1384" w:rsidRPr="00AD42DF">
        <w:rPr>
          <w:rFonts w:eastAsia="SimSun" w:hint="eastAsia"/>
          <w:i/>
          <w:lang w:eastAsia="zh-CN"/>
        </w:rPr>
        <w:t>Fork Node</w:t>
      </w:r>
      <w:r w:rsidR="008B1384">
        <w:rPr>
          <w:rFonts w:eastAsia="SimSun" w:hint="eastAsia"/>
          <w:lang w:eastAsia="zh-CN"/>
        </w:rPr>
        <w:t xml:space="preserve"> should be executed one after another. Thus the </w:t>
      </w:r>
      <w:r w:rsidR="008B1384" w:rsidRPr="00AD42DF">
        <w:rPr>
          <w:rFonts w:eastAsia="SimSun" w:hint="eastAsia"/>
          <w:i/>
          <w:lang w:eastAsia="zh-CN"/>
        </w:rPr>
        <w:t>Join Node</w:t>
      </w:r>
      <w:r w:rsidR="008B1384">
        <w:rPr>
          <w:rFonts w:eastAsia="SimSun" w:hint="eastAsia"/>
          <w:lang w:eastAsia="zh-CN"/>
        </w:rPr>
        <w:t xml:space="preserve"> should have a transition to its corresponding </w:t>
      </w:r>
      <w:r w:rsidR="008B1384" w:rsidRPr="00AD42DF">
        <w:rPr>
          <w:rFonts w:eastAsia="SimSun" w:hint="eastAsia"/>
          <w:i/>
          <w:lang w:eastAsia="zh-CN"/>
        </w:rPr>
        <w:t>Fork Node</w:t>
      </w:r>
      <w:r w:rsidR="008B1384">
        <w:rPr>
          <w:rFonts w:eastAsia="SimSun" w:hint="eastAsia"/>
          <w:lang w:eastAsia="zh-CN"/>
        </w:rPr>
        <w:t xml:space="preserve"> to model </w:t>
      </w:r>
      <w:r w:rsidR="00B845F3">
        <w:rPr>
          <w:rFonts w:eastAsia="SimSun" w:hint="eastAsia"/>
          <w:lang w:eastAsia="zh-CN"/>
        </w:rPr>
        <w:t>the semantics of Fork and Join Node</w:t>
      </w:r>
      <w:r w:rsidR="008B1384">
        <w:rPr>
          <w:rFonts w:eastAsia="SimSun" w:hint="eastAsia"/>
          <w:lang w:eastAsia="zh-CN"/>
        </w:rPr>
        <w:t xml:space="preserve">. Furthermore, </w:t>
      </w:r>
      <w:r w:rsidR="00657D67">
        <w:rPr>
          <w:rFonts w:eastAsia="SimSun" w:hint="eastAsia"/>
          <w:lang w:eastAsia="zh-CN"/>
        </w:rPr>
        <w:t xml:space="preserve">since a tick starts at </w:t>
      </w:r>
      <w:r w:rsidR="00657D67" w:rsidRPr="00AD42DF">
        <w:rPr>
          <w:rFonts w:eastAsia="SimSun" w:hint="eastAsia"/>
          <w:i/>
          <w:lang w:eastAsia="zh-CN"/>
        </w:rPr>
        <w:t>Af</w:t>
      </w:r>
      <w:r w:rsidR="00CB7B0B" w:rsidRPr="00AD42DF">
        <w:rPr>
          <w:rFonts w:eastAsia="SimSun" w:hint="eastAsia"/>
          <w:i/>
          <w:lang w:eastAsia="zh-CN"/>
        </w:rPr>
        <w:t>ork Node</w:t>
      </w:r>
      <w:r w:rsidR="00CB7B0B">
        <w:rPr>
          <w:rFonts w:eastAsia="SimSun" w:hint="eastAsia"/>
          <w:lang w:eastAsia="zh-CN"/>
        </w:rPr>
        <w:t xml:space="preserve"> and finishes at </w:t>
      </w:r>
      <w:r w:rsidR="00CB7B0B" w:rsidRPr="00AD42DF">
        <w:rPr>
          <w:rFonts w:eastAsia="SimSun" w:hint="eastAsia"/>
          <w:i/>
          <w:lang w:eastAsia="zh-CN"/>
        </w:rPr>
        <w:t xml:space="preserve">Ajoin </w:t>
      </w:r>
      <w:r w:rsidR="00657D67" w:rsidRPr="00AD42DF">
        <w:rPr>
          <w:rFonts w:eastAsia="SimSun" w:hint="eastAsia"/>
          <w:i/>
          <w:lang w:eastAsia="zh-CN"/>
        </w:rPr>
        <w:t>Node</w:t>
      </w:r>
      <w:r w:rsidR="00657D67">
        <w:rPr>
          <w:rFonts w:eastAsia="SimSun" w:hint="eastAsia"/>
          <w:lang w:eastAsia="zh-CN"/>
        </w:rPr>
        <w:t xml:space="preserve">, there should be a transition from </w:t>
      </w:r>
      <w:r w:rsidR="00657D67" w:rsidRPr="00AD42DF">
        <w:rPr>
          <w:rFonts w:eastAsia="SimSun" w:hint="eastAsia"/>
          <w:i/>
          <w:lang w:eastAsia="zh-CN"/>
        </w:rPr>
        <w:t>Ajoin Node</w:t>
      </w:r>
      <w:r w:rsidR="00657D67">
        <w:rPr>
          <w:rFonts w:eastAsia="SimSun" w:hint="eastAsia"/>
          <w:lang w:eastAsia="zh-CN"/>
        </w:rPr>
        <w:t xml:space="preserve"> back to </w:t>
      </w:r>
      <w:r w:rsidR="00657D67" w:rsidRPr="00AD42DF">
        <w:rPr>
          <w:rFonts w:eastAsia="SimSun" w:hint="eastAsia"/>
          <w:i/>
          <w:lang w:eastAsia="zh-CN"/>
        </w:rPr>
        <w:t>Afork Node</w:t>
      </w:r>
      <w:r w:rsidR="00657D67">
        <w:rPr>
          <w:rFonts w:eastAsia="SimSun" w:hint="eastAsia"/>
          <w:lang w:eastAsia="zh-CN"/>
        </w:rPr>
        <w:t xml:space="preserve"> to </w:t>
      </w:r>
      <w:r w:rsidR="00CB7B0B">
        <w:rPr>
          <w:rFonts w:eastAsia="SimSun" w:hint="eastAsia"/>
          <w:lang w:eastAsia="zh-CN"/>
        </w:rPr>
        <w:t>model the repetitive execution of ticks. More importantly, house-keeping procedure described in S</w:t>
      </w:r>
      <w:r w:rsidR="00CB7B0B">
        <w:rPr>
          <w:rFonts w:eastAsia="SimSun"/>
          <w:lang w:eastAsia="zh-CN"/>
        </w:rPr>
        <w:t>e</w:t>
      </w:r>
      <w:r w:rsidR="00CB7B0B">
        <w:rPr>
          <w:rFonts w:eastAsia="SimSun" w:hint="eastAsia"/>
          <w:lang w:eastAsia="zh-CN"/>
        </w:rPr>
        <w:t xml:space="preserve">ction </w:t>
      </w:r>
      <w:r w:rsidR="00C343E6">
        <w:rPr>
          <w:rFonts w:eastAsia="SimSun"/>
          <w:lang w:eastAsia="zh-CN"/>
        </w:rPr>
        <w:fldChar w:fldCharType="begin"/>
      </w:r>
      <w:r w:rsidR="00C343E6">
        <w:rPr>
          <w:rFonts w:eastAsia="SimSun"/>
          <w:lang w:eastAsia="zh-CN"/>
        </w:rPr>
        <w:instrText xml:space="preserve"> </w:instrText>
      </w:r>
      <w:r w:rsidR="00C343E6">
        <w:rPr>
          <w:rFonts w:eastAsia="SimSun" w:hint="eastAsia"/>
          <w:lang w:eastAsia="zh-CN"/>
        </w:rPr>
        <w:instrText>REF _Ref384088206 \r</w:instrText>
      </w:r>
      <w:r w:rsidR="00C343E6">
        <w:rPr>
          <w:rFonts w:eastAsia="SimSun"/>
          <w:lang w:eastAsia="zh-CN"/>
        </w:rPr>
        <w:instrText xml:space="preserve"> </w:instrText>
      </w:r>
      <w:r w:rsidR="00C343E6">
        <w:rPr>
          <w:rFonts w:eastAsia="SimSun"/>
          <w:lang w:eastAsia="zh-CN"/>
        </w:rPr>
        <w:fldChar w:fldCharType="separate"/>
      </w:r>
      <w:ins w:id="1079" w:author="Avinash" w:date="2014-04-05T10:13:00Z">
        <w:r w:rsidR="008419BC">
          <w:rPr>
            <w:rFonts w:eastAsia="SimSun"/>
            <w:lang w:eastAsia="zh-CN"/>
          </w:rPr>
          <w:t>III</w:t>
        </w:r>
      </w:ins>
      <w:del w:id="1080" w:author="Avinash" w:date="2014-04-05T10:13:00Z">
        <w:r w:rsidR="00C343E6" w:rsidDel="008419BC">
          <w:rPr>
            <w:rFonts w:eastAsia="SimSun"/>
            <w:lang w:eastAsia="zh-CN"/>
          </w:rPr>
          <w:delText>II</w:delText>
        </w:r>
      </w:del>
      <w:r w:rsidR="00C343E6">
        <w:rPr>
          <w:rFonts w:eastAsia="SimSun"/>
          <w:lang w:eastAsia="zh-CN"/>
        </w:rPr>
        <w:fldChar w:fldCharType="end"/>
      </w:r>
      <w:r w:rsidR="00CB7B0B">
        <w:rPr>
          <w:rFonts w:eastAsia="SimSun" w:hint="eastAsia"/>
          <w:lang w:eastAsia="zh-CN"/>
        </w:rPr>
        <w:t xml:space="preserve"> should be modeled </w:t>
      </w:r>
      <w:r w:rsidR="00D87FCB">
        <w:rPr>
          <w:rFonts w:eastAsia="SimSun" w:hint="eastAsia"/>
          <w:lang w:eastAsia="zh-CN"/>
        </w:rPr>
        <w:t>by</w:t>
      </w:r>
      <w:r w:rsidR="00CB7B0B">
        <w:rPr>
          <w:rFonts w:eastAsia="SimSun" w:hint="eastAsia"/>
          <w:lang w:eastAsia="zh-CN"/>
        </w:rPr>
        <w:t xml:space="preserve"> assignments of transition from </w:t>
      </w:r>
      <w:r w:rsidR="00CB7B0B" w:rsidRPr="00AD42DF">
        <w:rPr>
          <w:rFonts w:eastAsia="SimSun" w:hint="eastAsia"/>
          <w:i/>
          <w:lang w:eastAsia="zh-CN"/>
        </w:rPr>
        <w:t>Ajoin Node</w:t>
      </w:r>
      <w:r w:rsidR="00CB7B0B">
        <w:rPr>
          <w:rFonts w:eastAsia="SimSun" w:hint="eastAsia"/>
          <w:lang w:eastAsia="zh-CN"/>
        </w:rPr>
        <w:t xml:space="preserve">. </w:t>
      </w:r>
      <w:r w:rsidR="00FD4239">
        <w:rPr>
          <w:rFonts w:eastAsia="SimSun" w:hint="eastAsia"/>
          <w:lang w:eastAsia="zh-CN"/>
        </w:rPr>
        <w:t>T</w:t>
      </w:r>
      <w:r w:rsidR="00FD4239">
        <w:rPr>
          <w:rFonts w:eastAsia="SimSun"/>
          <w:lang w:eastAsia="zh-CN"/>
        </w:rPr>
        <w:t>h</w:t>
      </w:r>
      <w:r w:rsidR="00FD4239">
        <w:rPr>
          <w:rFonts w:eastAsia="SimSun" w:hint="eastAsia"/>
          <w:lang w:eastAsia="zh-CN"/>
        </w:rPr>
        <w:t xml:space="preserve">is bounded </w:t>
      </w:r>
      <w:r w:rsidR="00FD4239">
        <w:rPr>
          <w:rFonts w:eastAsia="SimSun"/>
          <w:lang w:eastAsia="zh-CN"/>
        </w:rPr>
        <w:t>integer</w:t>
      </w:r>
      <w:r w:rsidR="00FD4239">
        <w:rPr>
          <w:rFonts w:eastAsia="SimSun" w:hint="eastAsia"/>
          <w:lang w:eastAsia="zh-CN"/>
        </w:rPr>
        <w:t xml:space="preserve"> should also be </w:t>
      </w:r>
      <w:r w:rsidR="0084468F">
        <w:rPr>
          <w:rFonts w:eastAsia="SimSun" w:hint="eastAsia"/>
          <w:lang w:eastAsia="zh-CN"/>
        </w:rPr>
        <w:t xml:space="preserve">cleared to zero during the transition from </w:t>
      </w:r>
      <w:r w:rsidR="0084468F" w:rsidRPr="00AD42DF">
        <w:rPr>
          <w:rFonts w:eastAsia="SimSun" w:hint="eastAsia"/>
          <w:i/>
          <w:lang w:eastAsia="zh-CN"/>
        </w:rPr>
        <w:t>Ajoin Node</w:t>
      </w:r>
      <w:r w:rsidR="0084468F">
        <w:rPr>
          <w:rFonts w:eastAsia="SimSun" w:hint="eastAsia"/>
          <w:lang w:eastAsia="zh-CN"/>
        </w:rPr>
        <w:t xml:space="preserve"> to </w:t>
      </w:r>
      <w:r w:rsidR="0084468F" w:rsidRPr="00AD42DF">
        <w:rPr>
          <w:rFonts w:eastAsia="SimSun" w:hint="eastAsia"/>
          <w:i/>
          <w:lang w:eastAsia="zh-CN"/>
        </w:rPr>
        <w:t>Afork Node</w:t>
      </w:r>
      <w:r w:rsidR="0084468F">
        <w:rPr>
          <w:rFonts w:eastAsia="SimSun" w:hint="eastAsia"/>
          <w:lang w:eastAsia="zh-CN"/>
        </w:rPr>
        <w:t xml:space="preserve"> (from AJ5 to AF0)</w:t>
      </w:r>
    </w:p>
    <w:p w:rsidR="009C4A17" w:rsidRDefault="008344E7" w:rsidP="00D114D0">
      <w:pPr>
        <w:pStyle w:val="BodyText"/>
        <w:rPr>
          <w:rFonts w:eastAsia="SimSun"/>
          <w:lang w:eastAsia="zh-CN"/>
        </w:rPr>
      </w:pPr>
      <w:r>
        <w:rPr>
          <w:rFonts w:eastAsia="SimSun" w:hint="eastAsia"/>
          <w:lang w:eastAsia="zh-CN"/>
        </w:rPr>
        <w:t xml:space="preserve">The tight WCTT, named </w:t>
      </w:r>
      <w:r w:rsidRPr="008344E7">
        <w:rPr>
          <w:rFonts w:eastAsia="SimSun" w:hint="eastAsia"/>
          <w:i/>
          <w:lang w:eastAsia="zh-CN"/>
        </w:rPr>
        <w:t>WCTTtight</w:t>
      </w:r>
      <w:r>
        <w:rPr>
          <w:rFonts w:eastAsia="SimSun" w:hint="eastAsia"/>
          <w:lang w:eastAsia="zh-CN"/>
        </w:rPr>
        <w:t xml:space="preserve">, is the objective of WCTT analysis. </w:t>
      </w:r>
      <w:r w:rsidR="00D114D0" w:rsidRPr="00D114D0">
        <w:rPr>
          <w:rFonts w:eastAsia="SimSun" w:hint="eastAsia"/>
          <w:i/>
          <w:lang w:eastAsia="zh-CN"/>
        </w:rPr>
        <w:t>WCTTtight</w:t>
      </w:r>
      <w:r w:rsidR="00D114D0">
        <w:rPr>
          <w:rFonts w:eastAsia="SimSun" w:hint="eastAsia"/>
          <w:lang w:eastAsia="zh-CN"/>
        </w:rPr>
        <w:t xml:space="preserve"> </w:t>
      </w:r>
      <w:r w:rsidR="00D114D0" w:rsidRPr="00E41FB3">
        <w:rPr>
          <w:rFonts w:eastAsia="SimSun" w:hint="eastAsia"/>
          <w:lang w:eastAsia="zh-CN"/>
        </w:rPr>
        <w:t xml:space="preserve">lies in the </w:t>
      </w:r>
      <w:r w:rsidR="00D114D0">
        <w:rPr>
          <w:rFonts w:eastAsia="SimSun" w:hint="eastAsia"/>
          <w:lang w:eastAsia="zh-CN"/>
        </w:rPr>
        <w:t>bounded range denoted by</w:t>
      </w:r>
      <w:r w:rsidR="00D114D0" w:rsidRPr="00E41FB3">
        <w:rPr>
          <w:rFonts w:eastAsia="SimSun" w:hint="eastAsia"/>
          <w:lang w:eastAsia="zh-CN"/>
        </w:rPr>
        <w:t xml:space="preserve"> [</w:t>
      </w:r>
      <w:r w:rsidR="00D114D0">
        <w:rPr>
          <w:rFonts w:eastAsia="SimSun" w:hint="eastAsia"/>
          <w:i/>
          <w:lang w:eastAsia="zh-CN"/>
        </w:rPr>
        <w:t>WCTTmin,</w:t>
      </w:r>
      <w:r w:rsidR="00D114D0" w:rsidRPr="00E41FB3">
        <w:rPr>
          <w:rFonts w:eastAsia="SimSun" w:hint="eastAsia"/>
          <w:i/>
          <w:lang w:eastAsia="zh-CN"/>
        </w:rPr>
        <w:t xml:space="preserve"> WCTTmax</w:t>
      </w:r>
      <w:r w:rsidR="00D114D0" w:rsidRPr="00E41FB3">
        <w:rPr>
          <w:rFonts w:eastAsia="SimSun" w:hint="eastAsia"/>
          <w:lang w:eastAsia="zh-CN"/>
        </w:rPr>
        <w:t>]</w:t>
      </w:r>
      <w:r w:rsidR="00D114D0">
        <w:rPr>
          <w:rFonts w:eastAsia="SimSun" w:hint="eastAsia"/>
          <w:lang w:eastAsia="zh-CN"/>
        </w:rPr>
        <w:t xml:space="preserve">. WCTTmax is a safe upper-bound of WCTT obtained by applying Max-Plus algebra to the CDGRC [23], which is essentially summing up the maximum </w:t>
      </w:r>
      <w:r w:rsidR="00604320">
        <w:rPr>
          <w:rFonts w:eastAsia="SimSun" w:hint="eastAsia"/>
          <w:lang w:eastAsia="zh-CN"/>
        </w:rPr>
        <w:t xml:space="preserve">tick </w:t>
      </w:r>
      <w:r w:rsidR="00D114D0">
        <w:rPr>
          <w:rFonts w:eastAsia="SimSun" w:hint="eastAsia"/>
          <w:lang w:eastAsia="zh-CN"/>
        </w:rPr>
        <w:t>execution t</w:t>
      </w:r>
      <w:r w:rsidR="00604320">
        <w:rPr>
          <w:rFonts w:eastAsia="SimSun" w:hint="eastAsia"/>
          <w:lang w:eastAsia="zh-CN"/>
        </w:rPr>
        <w:t xml:space="preserve">ime of every reaction in the clock-domain. Similarly, we calculate a lower-bound of WCTT, termed </w:t>
      </w:r>
      <w:r w:rsidR="00604320" w:rsidRPr="00E41FB3">
        <w:rPr>
          <w:rFonts w:eastAsia="SimSun" w:hint="eastAsia"/>
          <w:i/>
          <w:lang w:eastAsia="zh-CN"/>
        </w:rPr>
        <w:t>WCTTmin</w:t>
      </w:r>
      <w:r w:rsidR="00604320" w:rsidRPr="00604320">
        <w:rPr>
          <w:rFonts w:eastAsia="SimSun" w:hint="eastAsia"/>
          <w:lang w:eastAsia="zh-CN"/>
        </w:rPr>
        <w:t>,</w:t>
      </w:r>
      <w:r w:rsidR="00604320">
        <w:rPr>
          <w:rFonts w:eastAsia="SimSun" w:hint="eastAsia"/>
          <w:lang w:eastAsia="zh-CN"/>
        </w:rPr>
        <w:t xml:space="preserve"> by </w:t>
      </w:r>
      <w:r w:rsidR="00604320">
        <w:rPr>
          <w:rFonts w:eastAsia="SimSun"/>
          <w:lang w:eastAsia="zh-CN"/>
        </w:rPr>
        <w:t>summing</w:t>
      </w:r>
      <w:r w:rsidR="00604320">
        <w:rPr>
          <w:rFonts w:eastAsia="SimSun" w:hint="eastAsia"/>
          <w:lang w:eastAsia="zh-CN"/>
        </w:rPr>
        <w:t xml:space="preserve"> up the minimum tick execution time of </w:t>
      </w:r>
      <w:r w:rsidR="00604320">
        <w:rPr>
          <w:rFonts w:eastAsia="SimSun" w:hint="eastAsia"/>
          <w:lang w:eastAsia="zh-CN"/>
        </w:rPr>
        <w:lastRenderedPageBreak/>
        <w:t>every reaction in the clock-domain.</w:t>
      </w:r>
      <w:r w:rsidR="0060410C">
        <w:rPr>
          <w:rFonts w:eastAsia="SimSun" w:hint="eastAsia"/>
          <w:lang w:eastAsia="zh-CN"/>
        </w:rPr>
        <w:t xml:space="preserve"> </w:t>
      </w:r>
      <w:r w:rsidR="00F97EF6">
        <w:rPr>
          <w:rFonts w:eastAsia="SimSun" w:hint="eastAsia"/>
          <w:lang w:eastAsia="zh-CN"/>
        </w:rPr>
        <w:t>After the construction of CDUM, we can check the validity of a WCTT estimate of the clock-</w:t>
      </w:r>
      <w:r w:rsidR="00F97EF6">
        <w:rPr>
          <w:rFonts w:eastAsia="SimSun"/>
          <w:lang w:eastAsia="zh-CN"/>
        </w:rPr>
        <w:t>domain</w:t>
      </w:r>
      <w:r w:rsidR="00F97EF6">
        <w:rPr>
          <w:rFonts w:eastAsia="SimSun" w:hint="eastAsia"/>
          <w:lang w:eastAsia="zh-CN"/>
        </w:rPr>
        <w:t xml:space="preserve">, termed </w:t>
      </w:r>
      <w:r w:rsidR="00F97EF6" w:rsidRPr="008344E7">
        <w:rPr>
          <w:rFonts w:eastAsia="SimSun" w:hint="eastAsia"/>
          <w:i/>
          <w:lang w:eastAsia="zh-CN"/>
        </w:rPr>
        <w:t>WCTT</w:t>
      </w:r>
      <w:r w:rsidR="00F97EF6">
        <w:rPr>
          <w:rFonts w:eastAsia="SimSun" w:hint="eastAsia"/>
          <w:i/>
          <w:lang w:eastAsia="zh-CN"/>
        </w:rPr>
        <w:t>est</w:t>
      </w:r>
      <w:r w:rsidR="00F97EF6">
        <w:rPr>
          <w:rFonts w:eastAsia="SimSun" w:hint="eastAsia"/>
          <w:lang w:eastAsia="zh-CN"/>
        </w:rPr>
        <w:t xml:space="preserve">, by </w:t>
      </w:r>
      <w:r w:rsidR="00F97EF6" w:rsidRPr="00337DFA">
        <w:rPr>
          <w:rFonts w:eastAsia="SimSun" w:hint="eastAsia"/>
          <w:lang w:eastAsia="zh-CN"/>
        </w:rPr>
        <w:t xml:space="preserve">verifying a CTL property </w:t>
      </w:r>
      <w:r w:rsidR="00F97EF6">
        <w:rPr>
          <w:rFonts w:eastAsia="SimSun" w:hint="eastAsia"/>
          <w:lang w:eastAsia="zh-CN"/>
        </w:rPr>
        <w:t>upon the CDUM using</w:t>
      </w:r>
      <w:r w:rsidR="00F97EF6" w:rsidRPr="00337DFA">
        <w:rPr>
          <w:rFonts w:eastAsia="SimSun" w:hint="eastAsia"/>
          <w:lang w:eastAsia="zh-CN"/>
        </w:rPr>
        <w:t xml:space="preserve"> UPPAAL model checker</w:t>
      </w:r>
      <w:r w:rsidR="00F97EF6">
        <w:rPr>
          <w:rFonts w:eastAsia="SimSun" w:hint="eastAsia"/>
          <w:lang w:eastAsia="zh-CN"/>
        </w:rPr>
        <w:t xml:space="preserve">. The CTL property is </w:t>
      </w:r>
      <w:r w:rsidR="005460CF">
        <w:rPr>
          <w:rFonts w:eastAsia="SimSun" w:hint="eastAsia"/>
          <w:lang w:eastAsia="zh-CN"/>
        </w:rPr>
        <w:t>written</w:t>
      </w:r>
      <w:r w:rsidR="00F97EF6">
        <w:rPr>
          <w:rFonts w:eastAsia="SimSun" w:hint="eastAsia"/>
          <w:lang w:eastAsia="zh-CN"/>
        </w:rPr>
        <w:t xml:space="preserve"> as </w:t>
      </w:r>
      <w:r w:rsidR="00F97EF6" w:rsidRPr="00474E15">
        <w:rPr>
          <w:rFonts w:eastAsia="SimSun" w:hint="eastAsia"/>
          <w:i/>
          <w:lang w:eastAsia="zh-CN"/>
        </w:rPr>
        <w:t xml:space="preserve">A[](wctt </w:t>
      </w:r>
      <w:r w:rsidR="00F97EF6" w:rsidRPr="00474E15">
        <w:rPr>
          <w:rFonts w:eastAsia="SimSun" w:hint="eastAsia"/>
          <w:i/>
          <w:lang w:eastAsia="zh-CN"/>
        </w:rPr>
        <w:t>≤</w:t>
      </w:r>
      <w:r w:rsidR="00F97EF6">
        <w:rPr>
          <w:rFonts w:eastAsia="SimSun" w:hint="eastAsia"/>
          <w:i/>
          <w:lang w:eastAsia="zh-CN"/>
        </w:rPr>
        <w:t xml:space="preserve"> WCTTest</w:t>
      </w:r>
      <w:r w:rsidR="00F97EF6" w:rsidRPr="00474E15">
        <w:rPr>
          <w:rFonts w:eastAsia="SimSun" w:hint="eastAsia"/>
          <w:i/>
          <w:lang w:eastAsia="zh-CN"/>
        </w:rPr>
        <w:t>)</w:t>
      </w:r>
      <w:r w:rsidR="00F97EF6">
        <w:rPr>
          <w:rFonts w:eastAsia="SimSun" w:hint="eastAsia"/>
          <w:i/>
          <w:lang w:eastAsia="zh-CN"/>
        </w:rPr>
        <w:t xml:space="preserve">. </w:t>
      </w:r>
      <w:r w:rsidR="00F97EF6">
        <w:rPr>
          <w:rFonts w:eastAsia="SimSun" w:hint="eastAsia"/>
          <w:lang w:eastAsia="zh-CN"/>
        </w:rPr>
        <w:t>In order to minimize the number of queries, w</w:t>
      </w:r>
      <w:r w:rsidR="0060410C">
        <w:rPr>
          <w:rFonts w:eastAsia="SimSun" w:hint="eastAsia"/>
          <w:lang w:eastAsia="zh-CN"/>
        </w:rPr>
        <w:t xml:space="preserve">e use </w:t>
      </w:r>
      <w:r w:rsidR="00F97EF6">
        <w:rPr>
          <w:rFonts w:eastAsia="SimSun" w:hint="eastAsia"/>
          <w:lang w:eastAsia="zh-CN"/>
        </w:rPr>
        <w:t xml:space="preserve">standard binary search algorithm to </w:t>
      </w:r>
      <w:r w:rsidR="00DD6685">
        <w:rPr>
          <w:rFonts w:eastAsia="SimSun" w:hint="eastAsia"/>
          <w:lang w:eastAsia="zh-CN"/>
        </w:rPr>
        <w:t xml:space="preserve">find WCTTtight. In each iteration of binary search, we </w:t>
      </w:r>
      <w:r w:rsidR="00F97EF6">
        <w:rPr>
          <w:rFonts w:eastAsia="SimSun" w:hint="eastAsia"/>
          <w:lang w:eastAsia="zh-CN"/>
        </w:rPr>
        <w:t xml:space="preserve">select the </w:t>
      </w:r>
      <w:r w:rsidR="005D5564">
        <w:rPr>
          <w:rFonts w:eastAsia="SimSun" w:hint="eastAsia"/>
          <w:lang w:eastAsia="zh-CN"/>
        </w:rPr>
        <w:t xml:space="preserve">mid-value of the search range as </w:t>
      </w:r>
      <w:r w:rsidR="00F97EF6" w:rsidRPr="005D5564">
        <w:rPr>
          <w:rFonts w:eastAsia="SimSun" w:hint="eastAsia"/>
          <w:i/>
          <w:lang w:eastAsia="zh-CN"/>
        </w:rPr>
        <w:t>WCTTest</w:t>
      </w:r>
      <w:r w:rsidR="005D5564">
        <w:rPr>
          <w:rFonts w:eastAsia="SimSun" w:hint="eastAsia"/>
          <w:lang w:eastAsia="zh-CN"/>
        </w:rPr>
        <w:t xml:space="preserve"> and perform verification of CTL property</w:t>
      </w:r>
      <w:r w:rsidR="00DD6685">
        <w:rPr>
          <w:rFonts w:eastAsia="SimSun" w:hint="eastAsia"/>
          <w:lang w:eastAsia="zh-CN"/>
        </w:rPr>
        <w:t xml:space="preserve">. </w:t>
      </w:r>
      <w:r w:rsidR="0071685F">
        <w:rPr>
          <w:rFonts w:eastAsia="SimSun" w:hint="eastAsia"/>
          <w:lang w:eastAsia="zh-CN"/>
        </w:rPr>
        <w:t>For the CD</w:t>
      </w:r>
      <w:r w:rsidR="00CD2215">
        <w:rPr>
          <w:rFonts w:eastAsia="SimSun" w:hint="eastAsia"/>
          <w:lang w:eastAsia="zh-CN"/>
        </w:rPr>
        <w:t>UM</w:t>
      </w:r>
      <w:r w:rsidR="0071685F">
        <w:rPr>
          <w:rFonts w:eastAsia="SimSun" w:hint="eastAsia"/>
          <w:lang w:eastAsia="zh-CN"/>
        </w:rPr>
        <w:t xml:space="preserve"> example shown in </w:t>
      </w:r>
      <w:r w:rsidR="006043E9">
        <w:rPr>
          <w:rFonts w:eastAsia="SimSun"/>
          <w:lang w:eastAsia="zh-CN"/>
        </w:rPr>
        <w:fldChar w:fldCharType="begin"/>
      </w:r>
      <w:r w:rsidR="006043E9">
        <w:rPr>
          <w:rFonts w:eastAsia="SimSun"/>
          <w:lang w:eastAsia="zh-CN"/>
        </w:rPr>
        <w:instrText xml:space="preserve"> </w:instrText>
      </w:r>
      <w:r w:rsidR="006043E9">
        <w:rPr>
          <w:rFonts w:eastAsia="SimSun" w:hint="eastAsia"/>
          <w:lang w:eastAsia="zh-CN"/>
        </w:rPr>
        <w:instrText>REF _Ref384117165 \r \h</w:instrText>
      </w:r>
      <w:r w:rsidR="006043E9">
        <w:rPr>
          <w:rFonts w:eastAsia="SimSun"/>
          <w:lang w:eastAsia="zh-CN"/>
        </w:rPr>
        <w:instrText xml:space="preserve"> </w:instrText>
      </w:r>
      <w:r w:rsidR="006043E9">
        <w:rPr>
          <w:rFonts w:eastAsia="SimSun"/>
          <w:lang w:eastAsia="zh-CN"/>
        </w:rPr>
      </w:r>
      <w:r w:rsidR="006043E9">
        <w:rPr>
          <w:rFonts w:eastAsia="SimSun"/>
          <w:lang w:eastAsia="zh-CN"/>
        </w:rPr>
        <w:fldChar w:fldCharType="separate"/>
      </w:r>
      <w:r w:rsidR="008419BC">
        <w:rPr>
          <w:rFonts w:eastAsia="SimSun"/>
          <w:lang w:eastAsia="zh-CN"/>
        </w:rPr>
        <w:t>Fig. 7</w:t>
      </w:r>
      <w:r w:rsidR="006043E9">
        <w:rPr>
          <w:rFonts w:eastAsia="SimSun"/>
          <w:lang w:eastAsia="zh-CN"/>
        </w:rPr>
        <w:fldChar w:fldCharType="end"/>
      </w:r>
      <w:r w:rsidR="006043E9">
        <w:rPr>
          <w:rFonts w:eastAsia="SimSun" w:hint="eastAsia"/>
          <w:lang w:eastAsia="zh-CN"/>
        </w:rPr>
        <w:t>(b)</w:t>
      </w:r>
      <w:r w:rsidR="00D71B73">
        <w:rPr>
          <w:rFonts w:eastAsia="SimSun" w:hint="eastAsia"/>
          <w:lang w:eastAsia="zh-CN"/>
        </w:rPr>
        <w:t xml:space="preserve">, we have to </w:t>
      </w:r>
      <w:r w:rsidR="0075055B">
        <w:rPr>
          <w:rFonts w:eastAsia="SimSun" w:hint="eastAsia"/>
          <w:lang w:eastAsia="zh-CN"/>
        </w:rPr>
        <w:t>writ</w:t>
      </w:r>
      <w:r w:rsidR="00DD6685">
        <w:rPr>
          <w:rFonts w:eastAsia="SimSun" w:hint="eastAsia"/>
          <w:lang w:eastAsia="zh-CN"/>
        </w:rPr>
        <w:t>e</w:t>
      </w:r>
      <w:r w:rsidR="0075055B">
        <w:rPr>
          <w:rFonts w:eastAsia="SimSun" w:hint="eastAsia"/>
          <w:lang w:eastAsia="zh-CN"/>
        </w:rPr>
        <w:t xml:space="preserve"> TODO queries in order to obtain the </w:t>
      </w:r>
      <w:r w:rsidR="0075055B" w:rsidRPr="00E41FB3">
        <w:rPr>
          <w:rFonts w:eastAsia="SimSun" w:hint="eastAsia"/>
          <w:i/>
          <w:lang w:eastAsia="zh-CN"/>
        </w:rPr>
        <w:t>WCTTtight</w:t>
      </w:r>
      <w:r w:rsidR="00E00B7D">
        <w:rPr>
          <w:rFonts w:eastAsia="SimSun" w:hint="eastAsia"/>
          <w:i/>
          <w:lang w:eastAsia="zh-CN"/>
        </w:rPr>
        <w:t>.</w:t>
      </w:r>
      <w:r w:rsidR="00B2799E">
        <w:rPr>
          <w:rFonts w:eastAsia="SimSun" w:hint="eastAsia"/>
          <w:i/>
          <w:lang w:eastAsia="zh-CN"/>
        </w:rPr>
        <w:t xml:space="preserve"> </w:t>
      </w:r>
      <w:r w:rsidR="00B2799E" w:rsidRPr="00B2799E">
        <w:rPr>
          <w:rFonts w:eastAsia="SimSun" w:hint="eastAsia"/>
          <w:lang w:eastAsia="zh-CN"/>
        </w:rPr>
        <w:t xml:space="preserve">The final </w:t>
      </w:r>
      <w:r w:rsidR="00B2799E">
        <w:rPr>
          <w:rFonts w:eastAsia="SimSun" w:hint="eastAsia"/>
          <w:lang w:eastAsia="zh-CN"/>
        </w:rPr>
        <w:t xml:space="preserve">result of </w:t>
      </w:r>
      <w:r w:rsidR="00B2799E" w:rsidRPr="00E41FB3">
        <w:rPr>
          <w:rFonts w:eastAsia="SimSun" w:hint="eastAsia"/>
          <w:i/>
          <w:lang w:eastAsia="zh-CN"/>
        </w:rPr>
        <w:t>WCTTtight</w:t>
      </w:r>
      <w:r w:rsidR="00B2799E">
        <w:rPr>
          <w:rFonts w:eastAsia="SimSun" w:hint="eastAsia"/>
          <w:lang w:eastAsia="zh-CN"/>
        </w:rPr>
        <w:t xml:space="preserve"> is TODO in</w:t>
      </w:r>
      <w:r w:rsidR="005B346A">
        <w:rPr>
          <w:rFonts w:eastAsia="SimSun" w:hint="eastAsia"/>
          <w:lang w:eastAsia="zh-CN"/>
        </w:rPr>
        <w:t xml:space="preserve"> </w:t>
      </w:r>
      <w:r w:rsidR="00B2799E">
        <w:rPr>
          <w:rFonts w:eastAsia="SimSun" w:hint="eastAsia"/>
          <w:lang w:eastAsia="zh-CN"/>
        </w:rPr>
        <w:t xml:space="preserve">comparison with </w:t>
      </w:r>
      <w:r w:rsidR="005B346A" w:rsidRPr="00E41FB3">
        <w:rPr>
          <w:rFonts w:eastAsia="SimSun" w:hint="eastAsia"/>
          <w:i/>
          <w:lang w:eastAsia="zh-CN"/>
        </w:rPr>
        <w:t>WCTTmax</w:t>
      </w:r>
      <w:r w:rsidR="005B346A">
        <w:rPr>
          <w:rFonts w:eastAsia="SimSun" w:hint="eastAsia"/>
          <w:lang w:eastAsia="zh-CN"/>
        </w:rPr>
        <w:t xml:space="preserve"> </w:t>
      </w:r>
      <w:r w:rsidR="00B2799E">
        <w:rPr>
          <w:rFonts w:eastAsia="SimSun" w:hint="eastAsia"/>
          <w:lang w:eastAsia="zh-CN"/>
        </w:rPr>
        <w:t>value of</w:t>
      </w:r>
      <w:r w:rsidR="005B346A">
        <w:rPr>
          <w:rFonts w:eastAsia="SimSun" w:hint="eastAsia"/>
          <w:lang w:eastAsia="zh-CN"/>
        </w:rPr>
        <w:t xml:space="preserve"> TODO</w:t>
      </w:r>
      <w:r w:rsidR="00B2799E">
        <w:rPr>
          <w:rFonts w:eastAsia="SimSun" w:hint="eastAsia"/>
          <w:lang w:eastAsia="zh-CN"/>
        </w:rPr>
        <w:t xml:space="preserve"> .</w:t>
      </w:r>
    </w:p>
    <w:p w:rsidR="00DD7ED5" w:rsidRDefault="00DD7ED5" w:rsidP="008B1384">
      <w:pPr>
        <w:pStyle w:val="BodyText"/>
        <w:rPr>
          <w:rFonts w:eastAsia="SimSun"/>
          <w:lang w:eastAsia="zh-CN"/>
        </w:rPr>
      </w:pPr>
      <w:r>
        <w:rPr>
          <w:rFonts w:eastAsia="SimSun" w:hint="eastAsia"/>
          <w:lang w:eastAsia="zh-CN"/>
        </w:rPr>
        <w:t>//TODO should we add another sub-section here to describe how to assemble WCTTs into WCRT of a GALS system?</w:t>
      </w:r>
    </w:p>
    <w:p w:rsidR="00826601" w:rsidRPr="00826601" w:rsidRDefault="006B5A47" w:rsidP="00826601">
      <w:pPr>
        <w:pStyle w:val="Heading2"/>
        <w:tabs>
          <w:tab w:val="clear" w:pos="360"/>
          <w:tab w:val="num" w:pos="288"/>
        </w:tabs>
        <w:rPr>
          <w:rFonts w:eastAsia="SimSun"/>
          <w:lang w:eastAsia="zh-CN"/>
        </w:rPr>
      </w:pPr>
      <w:bookmarkStart w:id="1081" w:name="_Ref384088151"/>
      <w:r>
        <w:rPr>
          <w:rFonts w:eastAsia="SimSun" w:hint="eastAsia"/>
          <w:lang w:eastAsia="zh-CN"/>
        </w:rPr>
        <w:t xml:space="preserve">Code Optimization </w:t>
      </w:r>
      <w:r w:rsidR="008B4298">
        <w:rPr>
          <w:rFonts w:eastAsia="SimSun" w:hint="eastAsia"/>
          <w:lang w:eastAsia="zh-CN"/>
        </w:rPr>
        <w:t>through</w:t>
      </w:r>
      <w:r w:rsidR="00826601" w:rsidRPr="00826601">
        <w:rPr>
          <w:rFonts w:eastAsia="SimSun" w:hint="eastAsia"/>
          <w:lang w:eastAsia="zh-CN"/>
        </w:rPr>
        <w:t xml:space="preserve"> </w:t>
      </w:r>
      <w:bookmarkEnd w:id="1081"/>
      <w:r>
        <w:rPr>
          <w:rFonts w:eastAsia="SimSun" w:hint="eastAsia"/>
          <w:lang w:eastAsia="zh-CN"/>
        </w:rPr>
        <w:t xml:space="preserve">Infeasible </w:t>
      </w:r>
      <w:r w:rsidR="00890CC8">
        <w:rPr>
          <w:rFonts w:eastAsia="SimSun" w:hint="eastAsia"/>
          <w:lang w:eastAsia="zh-CN"/>
        </w:rPr>
        <w:t>Branch</w:t>
      </w:r>
      <w:r>
        <w:rPr>
          <w:rFonts w:eastAsia="SimSun" w:hint="eastAsia"/>
          <w:lang w:eastAsia="zh-CN"/>
        </w:rPr>
        <w:t xml:space="preserve"> P</w:t>
      </w:r>
      <w:r w:rsidR="00065983">
        <w:rPr>
          <w:rFonts w:eastAsia="SimSun" w:hint="eastAsia"/>
          <w:lang w:eastAsia="zh-CN"/>
        </w:rPr>
        <w:t>ru</w:t>
      </w:r>
      <w:r>
        <w:rPr>
          <w:rFonts w:eastAsia="SimSun" w:hint="eastAsia"/>
          <w:lang w:eastAsia="zh-CN"/>
        </w:rPr>
        <w:t>ning</w:t>
      </w:r>
    </w:p>
    <w:p w:rsidR="006E2ABF" w:rsidRDefault="00C60241" w:rsidP="001970E3">
      <w:pPr>
        <w:pStyle w:val="BodyText"/>
        <w:rPr>
          <w:rFonts w:eastAsia="SimSun"/>
          <w:lang w:eastAsia="zh-CN"/>
        </w:rPr>
      </w:pPr>
      <w:r>
        <w:rPr>
          <w:rFonts w:eastAsia="SimSun" w:hint="eastAsia"/>
          <w:lang w:eastAsia="zh-CN"/>
        </w:rPr>
        <w:t xml:space="preserve">In this subsection we describe the techniques we use to perform code optimization </w:t>
      </w:r>
      <w:r w:rsidR="003E24FD">
        <w:rPr>
          <w:rFonts w:eastAsia="SimSun" w:hint="eastAsia"/>
          <w:lang w:eastAsia="zh-CN"/>
        </w:rPr>
        <w:t>as described in Step 7 in</w:t>
      </w:r>
      <w:r w:rsidR="003E24FD" w:rsidRPr="00D17F56">
        <w:rPr>
          <w:rFonts w:eastAsia="SimSun" w:hint="eastAsia"/>
          <w:lang w:eastAsia="zh-CN"/>
        </w:rPr>
        <w:t xml:space="preserve"> </w:t>
      </w:r>
      <w:r w:rsidR="003E24FD">
        <w:rPr>
          <w:rFonts w:eastAsia="SimSun"/>
          <w:lang w:eastAsia="zh-CN"/>
        </w:rPr>
        <w:fldChar w:fldCharType="begin"/>
      </w:r>
      <w:r w:rsidR="003E24FD">
        <w:rPr>
          <w:rFonts w:eastAsia="SimSun"/>
          <w:lang w:eastAsia="zh-CN"/>
        </w:rPr>
        <w:instrText xml:space="preserve"> </w:instrText>
      </w:r>
      <w:r w:rsidR="003E24FD">
        <w:rPr>
          <w:rFonts w:eastAsia="SimSun" w:hint="eastAsia"/>
          <w:lang w:eastAsia="zh-CN"/>
        </w:rPr>
        <w:instrText>REF _Ref384087919 \r</w:instrText>
      </w:r>
      <w:r w:rsidR="003E24FD">
        <w:rPr>
          <w:rFonts w:eastAsia="SimSun"/>
          <w:lang w:eastAsia="zh-CN"/>
        </w:rPr>
        <w:instrText xml:space="preserve"> </w:instrText>
      </w:r>
      <w:r w:rsidR="003E24FD">
        <w:rPr>
          <w:rFonts w:eastAsia="SimSun"/>
          <w:lang w:eastAsia="zh-CN"/>
        </w:rPr>
        <w:fldChar w:fldCharType="separate"/>
      </w:r>
      <w:r w:rsidR="008419BC">
        <w:rPr>
          <w:rFonts w:eastAsia="SimSun"/>
          <w:lang w:eastAsia="zh-CN"/>
        </w:rPr>
        <w:t>Fig. 6</w:t>
      </w:r>
      <w:r w:rsidR="003E24FD">
        <w:rPr>
          <w:rFonts w:eastAsia="SimSun"/>
          <w:lang w:eastAsia="zh-CN"/>
        </w:rPr>
        <w:fldChar w:fldCharType="end"/>
      </w:r>
      <w:r w:rsidR="003E24FD">
        <w:rPr>
          <w:rFonts w:eastAsia="SimSun" w:hint="eastAsia"/>
          <w:lang w:eastAsia="zh-CN"/>
        </w:rPr>
        <w:t xml:space="preserve"> </w:t>
      </w:r>
      <w:r w:rsidR="00065983">
        <w:rPr>
          <w:rFonts w:eastAsia="SimSun" w:hint="eastAsia"/>
          <w:lang w:eastAsia="zh-CN"/>
        </w:rPr>
        <w:t>through</w:t>
      </w:r>
      <w:r>
        <w:rPr>
          <w:rFonts w:eastAsia="SimSun" w:hint="eastAsia"/>
          <w:lang w:eastAsia="zh-CN"/>
        </w:rPr>
        <w:t xml:space="preserve"> </w:t>
      </w:r>
      <w:r w:rsidR="006B5A47">
        <w:rPr>
          <w:rFonts w:eastAsia="SimSun" w:hint="eastAsia"/>
          <w:lang w:eastAsia="zh-CN"/>
        </w:rPr>
        <w:t xml:space="preserve">infeasible </w:t>
      </w:r>
      <w:r w:rsidR="008F319C">
        <w:rPr>
          <w:rFonts w:eastAsia="SimSun" w:hint="eastAsia"/>
          <w:lang w:eastAsia="zh-CN"/>
        </w:rPr>
        <w:t>branch</w:t>
      </w:r>
      <w:r w:rsidR="006B5A47">
        <w:rPr>
          <w:rFonts w:eastAsia="SimSun" w:hint="eastAsia"/>
          <w:lang w:eastAsia="zh-CN"/>
        </w:rPr>
        <w:t xml:space="preserve"> </w:t>
      </w:r>
      <w:r w:rsidR="00065983">
        <w:rPr>
          <w:rFonts w:eastAsia="SimSun"/>
          <w:lang w:eastAsia="zh-CN"/>
        </w:rPr>
        <w:t>pruning</w:t>
      </w:r>
      <w:r>
        <w:rPr>
          <w:rFonts w:eastAsia="SimSun" w:hint="eastAsia"/>
          <w:lang w:eastAsia="zh-CN"/>
        </w:rPr>
        <w:t>.</w:t>
      </w:r>
      <w:r w:rsidR="001970E3">
        <w:rPr>
          <w:rFonts w:eastAsia="SimSun" w:hint="eastAsia"/>
          <w:lang w:eastAsia="zh-CN"/>
        </w:rPr>
        <w:t xml:space="preserve"> </w:t>
      </w:r>
      <w:r w:rsidR="00C87806">
        <w:rPr>
          <w:rFonts w:eastAsia="SimSun" w:hint="eastAsia"/>
          <w:lang w:eastAsia="zh-CN"/>
        </w:rPr>
        <w:t>Due to</w:t>
      </w:r>
      <w:r w:rsidR="001766C0">
        <w:rPr>
          <w:rFonts w:eastAsia="SimSun" w:hint="eastAsia"/>
          <w:lang w:eastAsia="zh-CN"/>
        </w:rPr>
        <w:t xml:space="preserve"> the semantics of AGRC nodes, infeasible </w:t>
      </w:r>
      <w:r w:rsidR="008F319C">
        <w:rPr>
          <w:rFonts w:eastAsia="SimSun" w:hint="eastAsia"/>
          <w:lang w:eastAsia="zh-CN"/>
        </w:rPr>
        <w:t>branch</w:t>
      </w:r>
      <w:r w:rsidR="001766C0">
        <w:rPr>
          <w:rFonts w:eastAsia="SimSun" w:hint="eastAsia"/>
          <w:lang w:eastAsia="zh-CN"/>
        </w:rPr>
        <w:t xml:space="preserve"> only exist</w:t>
      </w:r>
      <w:r w:rsidR="00065983">
        <w:rPr>
          <w:rFonts w:eastAsia="SimSun" w:hint="eastAsia"/>
          <w:lang w:eastAsia="zh-CN"/>
        </w:rPr>
        <w:t>s</w:t>
      </w:r>
      <w:r w:rsidR="001766C0">
        <w:rPr>
          <w:rFonts w:eastAsia="SimSun" w:hint="eastAsia"/>
          <w:lang w:eastAsia="zh-CN"/>
        </w:rPr>
        <w:t xml:space="preserve"> in the branches forked out by either Switch Node or Test Node</w:t>
      </w:r>
      <w:r w:rsidR="00C87806">
        <w:rPr>
          <w:rFonts w:eastAsia="SimSun" w:hint="eastAsia"/>
          <w:lang w:eastAsia="zh-CN"/>
        </w:rPr>
        <w:t xml:space="preserve"> [22]</w:t>
      </w:r>
      <w:r w:rsidR="005A75D1">
        <w:rPr>
          <w:rFonts w:eastAsia="SimSun" w:hint="eastAsia"/>
          <w:lang w:eastAsia="zh-CN"/>
        </w:rPr>
        <w:t xml:space="preserve">, because </w:t>
      </w:r>
      <w:r w:rsidR="00C87623">
        <w:rPr>
          <w:rFonts w:eastAsia="SimSun" w:hint="eastAsia"/>
          <w:lang w:eastAsia="zh-CN"/>
        </w:rPr>
        <w:t xml:space="preserve">only </w:t>
      </w:r>
      <w:r w:rsidR="005A75D1">
        <w:rPr>
          <w:rFonts w:eastAsia="SimSun" w:hint="eastAsia"/>
          <w:lang w:eastAsia="zh-CN"/>
        </w:rPr>
        <w:t>these two types of node perform conditional branching</w:t>
      </w:r>
      <w:r w:rsidR="001766C0">
        <w:rPr>
          <w:rFonts w:eastAsia="SimSun" w:hint="eastAsia"/>
          <w:lang w:eastAsia="zh-CN"/>
        </w:rPr>
        <w:t>.</w:t>
      </w:r>
      <w:r w:rsidR="00065983">
        <w:rPr>
          <w:rFonts w:eastAsia="SimSun" w:hint="eastAsia"/>
          <w:lang w:eastAsia="zh-CN"/>
        </w:rPr>
        <w:t xml:space="preserve"> </w:t>
      </w:r>
      <w:r w:rsidR="001970E3">
        <w:rPr>
          <w:rFonts w:eastAsia="SimSun" w:hint="eastAsia"/>
          <w:lang w:eastAsia="zh-CN"/>
        </w:rPr>
        <w:t xml:space="preserve">In order to </w:t>
      </w:r>
      <w:r w:rsidR="003E24FD">
        <w:rPr>
          <w:rFonts w:eastAsia="SimSun" w:hint="eastAsia"/>
          <w:lang w:eastAsia="zh-CN"/>
        </w:rPr>
        <w:t xml:space="preserve">identify the infeasible </w:t>
      </w:r>
      <w:r w:rsidR="008F319C">
        <w:rPr>
          <w:rFonts w:eastAsia="SimSun" w:hint="eastAsia"/>
          <w:lang w:eastAsia="zh-CN"/>
        </w:rPr>
        <w:t>branches</w:t>
      </w:r>
      <w:r w:rsidR="001970E3">
        <w:rPr>
          <w:rFonts w:eastAsia="SimSun" w:hint="eastAsia"/>
          <w:lang w:eastAsia="zh-CN"/>
        </w:rPr>
        <w:t xml:space="preserve">, </w:t>
      </w:r>
      <w:r w:rsidR="00D76E60">
        <w:rPr>
          <w:rFonts w:eastAsia="SimSun" w:hint="eastAsia"/>
          <w:lang w:eastAsia="zh-CN"/>
        </w:rPr>
        <w:t xml:space="preserve">we </w:t>
      </w:r>
      <w:r w:rsidR="003E24FD">
        <w:rPr>
          <w:rFonts w:eastAsia="SimSun" w:hint="eastAsia"/>
          <w:lang w:eastAsia="zh-CN"/>
        </w:rPr>
        <w:t>attach a</w:t>
      </w:r>
      <w:r w:rsidR="00D76E60">
        <w:rPr>
          <w:rFonts w:eastAsia="SimSun" w:hint="eastAsia"/>
          <w:lang w:eastAsia="zh-CN"/>
        </w:rPr>
        <w:t xml:space="preserve"> unique </w:t>
      </w:r>
      <w:r w:rsidR="006E2ABF">
        <w:rPr>
          <w:rFonts w:eastAsia="SimSun" w:hint="eastAsia"/>
          <w:lang w:eastAsia="zh-CN"/>
        </w:rPr>
        <w:t xml:space="preserve">flag </w:t>
      </w:r>
      <w:r w:rsidR="003E24FD">
        <w:rPr>
          <w:rFonts w:eastAsia="SimSun" w:hint="eastAsia"/>
          <w:lang w:eastAsia="zh-CN"/>
        </w:rPr>
        <w:t xml:space="preserve">on every </w:t>
      </w:r>
      <w:r w:rsidR="0081491E">
        <w:rPr>
          <w:rFonts w:eastAsia="SimSun" w:hint="eastAsia"/>
          <w:lang w:eastAsia="zh-CN"/>
        </w:rPr>
        <w:t xml:space="preserve">transition </w:t>
      </w:r>
      <w:r w:rsidR="003E24FD">
        <w:rPr>
          <w:rFonts w:eastAsia="SimSun" w:hint="eastAsia"/>
          <w:lang w:eastAsia="zh-CN"/>
        </w:rPr>
        <w:t xml:space="preserve">forked out by </w:t>
      </w:r>
      <w:r w:rsidR="0081491E">
        <w:rPr>
          <w:rFonts w:eastAsia="SimSun" w:hint="eastAsia"/>
          <w:lang w:eastAsia="zh-CN"/>
        </w:rPr>
        <w:t xml:space="preserve">a location which corresponds to either </w:t>
      </w:r>
      <w:r w:rsidR="003E24FD">
        <w:rPr>
          <w:rFonts w:eastAsia="SimSun" w:hint="eastAsia"/>
          <w:lang w:eastAsia="zh-CN"/>
        </w:rPr>
        <w:t xml:space="preserve">Switch Node </w:t>
      </w:r>
      <w:r w:rsidR="0081491E">
        <w:rPr>
          <w:rFonts w:eastAsia="SimSun" w:hint="eastAsia"/>
          <w:lang w:eastAsia="zh-CN"/>
        </w:rPr>
        <w:t>or</w:t>
      </w:r>
      <w:r w:rsidR="003E24FD">
        <w:rPr>
          <w:rFonts w:eastAsia="SimSun" w:hint="eastAsia"/>
          <w:lang w:eastAsia="zh-CN"/>
        </w:rPr>
        <w:t xml:space="preserve"> Test Node</w:t>
      </w:r>
      <w:r w:rsidR="0081491E">
        <w:rPr>
          <w:rFonts w:eastAsia="SimSun" w:hint="eastAsia"/>
          <w:lang w:eastAsia="zh-CN"/>
        </w:rPr>
        <w:t xml:space="preserve"> in CDGRC, we term this type of locations as </w:t>
      </w:r>
      <w:r w:rsidR="0081491E" w:rsidRPr="0081491E">
        <w:rPr>
          <w:rFonts w:eastAsia="SimSun" w:hint="eastAsia"/>
          <w:i/>
          <w:lang w:eastAsia="zh-CN"/>
        </w:rPr>
        <w:t>branching locations</w:t>
      </w:r>
      <w:r w:rsidR="006E2ABF">
        <w:rPr>
          <w:rFonts w:eastAsia="SimSun" w:hint="eastAsia"/>
          <w:lang w:eastAsia="zh-CN"/>
        </w:rPr>
        <w:t xml:space="preserve">. Specifically, </w:t>
      </w:r>
      <w:r w:rsidR="00636B57">
        <w:rPr>
          <w:rFonts w:eastAsia="SimSun" w:hint="eastAsia"/>
          <w:lang w:eastAsia="zh-CN"/>
        </w:rPr>
        <w:t xml:space="preserve">we argument </w:t>
      </w:r>
      <w:r w:rsidR="000D5370">
        <w:rPr>
          <w:rFonts w:eastAsia="SimSun" w:hint="eastAsia"/>
          <w:lang w:eastAsia="zh-CN"/>
        </w:rPr>
        <w:t xml:space="preserve">a </w:t>
      </w:r>
      <w:r w:rsidR="00D427D0">
        <w:rPr>
          <w:rFonts w:eastAsia="SimSun" w:hint="eastAsia"/>
          <w:lang w:eastAsia="zh-CN"/>
        </w:rPr>
        <w:t>unique flag (</w:t>
      </w:r>
      <w:r w:rsidR="000D5370">
        <w:rPr>
          <w:rFonts w:eastAsia="SimSun" w:hint="eastAsia"/>
          <w:lang w:eastAsia="zh-CN"/>
        </w:rPr>
        <w:t>boolean variable</w:t>
      </w:r>
      <w:r w:rsidR="00D427D0">
        <w:rPr>
          <w:rFonts w:eastAsia="SimSun" w:hint="eastAsia"/>
          <w:lang w:eastAsia="zh-CN"/>
        </w:rPr>
        <w:t>)</w:t>
      </w:r>
      <w:r w:rsidR="000D5370">
        <w:rPr>
          <w:rFonts w:eastAsia="SimSun" w:hint="eastAsia"/>
          <w:lang w:eastAsia="zh-CN"/>
        </w:rPr>
        <w:t xml:space="preserve"> assignment to </w:t>
      </w:r>
      <w:r w:rsidR="00D427D0">
        <w:rPr>
          <w:rFonts w:eastAsia="SimSun" w:hint="eastAsia"/>
          <w:lang w:eastAsia="zh-CN"/>
        </w:rPr>
        <w:t>every transition fired</w:t>
      </w:r>
      <w:r w:rsidR="00636B57">
        <w:rPr>
          <w:rFonts w:eastAsia="SimSun" w:hint="eastAsia"/>
          <w:lang w:eastAsia="zh-CN"/>
        </w:rPr>
        <w:t xml:space="preserve"> from a </w:t>
      </w:r>
      <w:r w:rsidR="0081491E">
        <w:rPr>
          <w:rFonts w:eastAsia="SimSun" w:hint="eastAsia"/>
          <w:lang w:eastAsia="zh-CN"/>
        </w:rPr>
        <w:t>branching location.</w:t>
      </w:r>
      <w:r w:rsidR="00D427D0">
        <w:rPr>
          <w:rFonts w:eastAsia="SimSun" w:hint="eastAsia"/>
          <w:lang w:eastAsia="zh-CN"/>
        </w:rPr>
        <w:t xml:space="preserve"> We assign those flags which is initialized as true to false upon transitions, thus a flag will become false only if the corresponding transition take place. Then we identify infeasible </w:t>
      </w:r>
      <w:r w:rsidR="00C60CE1">
        <w:rPr>
          <w:rFonts w:eastAsia="SimSun" w:hint="eastAsia"/>
          <w:lang w:eastAsia="zh-CN"/>
        </w:rPr>
        <w:t>branches</w:t>
      </w:r>
      <w:r w:rsidR="00D427D0">
        <w:rPr>
          <w:rFonts w:eastAsia="SimSun" w:hint="eastAsia"/>
          <w:lang w:eastAsia="zh-CN"/>
        </w:rPr>
        <w:t xml:space="preserve"> by verifying the following CTL property for every flag, </w:t>
      </w:r>
      <w:r w:rsidR="00D427D0" w:rsidRPr="00474E15">
        <w:rPr>
          <w:rFonts w:eastAsia="SimSun" w:hint="eastAsia"/>
          <w:i/>
          <w:lang w:eastAsia="zh-CN"/>
        </w:rPr>
        <w:t>A[](</w:t>
      </w:r>
      <w:r w:rsidR="00D427D0">
        <w:rPr>
          <w:rFonts w:eastAsia="SimSun" w:hint="eastAsia"/>
          <w:i/>
          <w:lang w:eastAsia="zh-CN"/>
        </w:rPr>
        <w:t>flag</w:t>
      </w:r>
      <w:r w:rsidR="00D427D0" w:rsidRPr="00474E15">
        <w:rPr>
          <w:rFonts w:eastAsia="SimSun" w:hint="eastAsia"/>
          <w:i/>
          <w:lang w:eastAsia="zh-CN"/>
        </w:rPr>
        <w:t xml:space="preserve"> </w:t>
      </w:r>
      <w:r w:rsidR="00D427D0">
        <w:rPr>
          <w:rFonts w:eastAsia="SimSun" w:hint="eastAsia"/>
          <w:i/>
          <w:lang w:eastAsia="zh-CN"/>
        </w:rPr>
        <w:t>= true</w:t>
      </w:r>
      <w:r w:rsidR="00D427D0" w:rsidRPr="00474E15">
        <w:rPr>
          <w:rFonts w:eastAsia="SimSun" w:hint="eastAsia"/>
          <w:i/>
          <w:lang w:eastAsia="zh-CN"/>
        </w:rPr>
        <w:t>)</w:t>
      </w:r>
      <w:r w:rsidR="00D427D0">
        <w:rPr>
          <w:rFonts w:eastAsia="SimSun" w:hint="eastAsia"/>
          <w:i/>
          <w:lang w:eastAsia="zh-CN"/>
        </w:rPr>
        <w:t>.</w:t>
      </w:r>
      <w:r w:rsidR="00D975BB" w:rsidRPr="00D975BB">
        <w:rPr>
          <w:rFonts w:eastAsia="SimSun" w:hint="eastAsia"/>
          <w:lang w:eastAsia="zh-CN"/>
        </w:rPr>
        <w:t xml:space="preserve">A </w:t>
      </w:r>
      <w:r w:rsidR="00C60CE1">
        <w:rPr>
          <w:rFonts w:eastAsia="SimSun" w:hint="eastAsia"/>
          <w:lang w:eastAsia="zh-CN"/>
        </w:rPr>
        <w:t>branch is considered to be infeasible</w:t>
      </w:r>
      <w:r w:rsidR="00D975BB">
        <w:rPr>
          <w:rFonts w:eastAsia="SimSun" w:hint="eastAsia"/>
          <w:lang w:eastAsia="zh-CN"/>
        </w:rPr>
        <w:t xml:space="preserve"> if th</w:t>
      </w:r>
      <w:r w:rsidR="00C60CE1">
        <w:rPr>
          <w:rFonts w:eastAsia="SimSun" w:hint="eastAsia"/>
          <w:lang w:eastAsia="zh-CN"/>
        </w:rPr>
        <w:t>e corresponding</w:t>
      </w:r>
      <w:r w:rsidR="00D975BB">
        <w:rPr>
          <w:rFonts w:eastAsia="SimSun" w:hint="eastAsia"/>
          <w:lang w:eastAsia="zh-CN"/>
        </w:rPr>
        <w:t xml:space="preserve"> query is not </w:t>
      </w:r>
      <w:r w:rsidR="00D975BB">
        <w:rPr>
          <w:rFonts w:eastAsia="SimSun"/>
          <w:lang w:eastAsia="zh-CN"/>
        </w:rPr>
        <w:t>satisfied</w:t>
      </w:r>
      <w:r w:rsidR="00D975BB">
        <w:rPr>
          <w:rFonts w:eastAsia="SimSun" w:hint="eastAsia"/>
          <w:lang w:eastAsia="zh-CN"/>
        </w:rPr>
        <w:t>.</w:t>
      </w:r>
    </w:p>
    <w:p w:rsidR="00826601" w:rsidRPr="001970E3" w:rsidRDefault="001970E3" w:rsidP="008B1384">
      <w:pPr>
        <w:pStyle w:val="BodyText"/>
        <w:rPr>
          <w:rFonts w:eastAsia="SimSun"/>
          <w:lang w:eastAsia="zh-CN"/>
        </w:rPr>
      </w:pPr>
      <w:r>
        <w:rPr>
          <w:rFonts w:eastAsia="SimSun" w:hint="eastAsia"/>
          <w:lang w:eastAsia="zh-CN"/>
        </w:rPr>
        <w:t xml:space="preserve">For example, in CDUM shown in </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_Ref384117165 \r \h</w:instrText>
      </w:r>
      <w:r>
        <w:rPr>
          <w:rFonts w:eastAsia="SimSun"/>
          <w:lang w:eastAsia="zh-CN"/>
        </w:rPr>
        <w:instrText xml:space="preserve"> </w:instrText>
      </w:r>
      <w:r>
        <w:rPr>
          <w:rFonts w:eastAsia="SimSun"/>
          <w:lang w:eastAsia="zh-CN"/>
        </w:rPr>
      </w:r>
      <w:r>
        <w:rPr>
          <w:rFonts w:eastAsia="SimSun"/>
          <w:lang w:eastAsia="zh-CN"/>
        </w:rPr>
        <w:fldChar w:fldCharType="separate"/>
      </w:r>
      <w:r w:rsidR="008419BC">
        <w:rPr>
          <w:rFonts w:eastAsia="SimSun"/>
          <w:lang w:eastAsia="zh-CN"/>
        </w:rPr>
        <w:t>Fig. 7</w:t>
      </w:r>
      <w:r>
        <w:rPr>
          <w:rFonts w:eastAsia="SimSun"/>
          <w:lang w:eastAsia="zh-CN"/>
        </w:rPr>
        <w:fldChar w:fldCharType="end"/>
      </w:r>
      <w:r>
        <w:rPr>
          <w:rFonts w:eastAsia="SimSun" w:hint="eastAsia"/>
          <w:lang w:eastAsia="zh-CN"/>
        </w:rPr>
        <w:t xml:space="preserve">(b) the transition from location S1 to E1 is augmented with </w:t>
      </w:r>
      <w:r w:rsidR="00B421A5">
        <w:rPr>
          <w:rFonts w:eastAsia="SimSun" w:hint="eastAsia"/>
          <w:lang w:eastAsia="zh-CN"/>
        </w:rPr>
        <w:t xml:space="preserve">a </w:t>
      </w:r>
      <w:r w:rsidR="00B318EB">
        <w:rPr>
          <w:rFonts w:eastAsia="SimSun" w:hint="eastAsia"/>
          <w:lang w:eastAsia="zh-CN"/>
        </w:rPr>
        <w:t xml:space="preserve">boolean </w:t>
      </w:r>
      <w:r w:rsidR="00B421A5">
        <w:rPr>
          <w:rFonts w:eastAsia="SimSun" w:hint="eastAsia"/>
          <w:lang w:eastAsia="zh-CN"/>
        </w:rPr>
        <w:t>variable</w:t>
      </w:r>
      <w:r>
        <w:rPr>
          <w:rFonts w:eastAsia="SimSun" w:hint="eastAsia"/>
          <w:lang w:eastAsia="zh-CN"/>
        </w:rPr>
        <w:t xml:space="preserve"> assignment </w:t>
      </w:r>
      <w:r w:rsidRPr="00B421A5">
        <w:rPr>
          <w:rFonts w:eastAsia="SimSun" w:hint="eastAsia"/>
          <w:i/>
          <w:lang w:eastAsia="zh-CN"/>
        </w:rPr>
        <w:t>S1_</w:t>
      </w:r>
      <w:r w:rsidR="00B318EB">
        <w:rPr>
          <w:rFonts w:eastAsia="SimSun" w:hint="eastAsia"/>
          <w:i/>
          <w:lang w:eastAsia="zh-CN"/>
        </w:rPr>
        <w:t>E</w:t>
      </w:r>
      <w:r w:rsidRPr="00B421A5">
        <w:rPr>
          <w:rFonts w:eastAsia="SimSun" w:hint="eastAsia"/>
          <w:i/>
          <w:lang w:eastAsia="zh-CN"/>
        </w:rPr>
        <w:t>1</w:t>
      </w:r>
      <w:r w:rsidR="00B421A5" w:rsidRPr="00B421A5">
        <w:rPr>
          <w:rFonts w:eastAsia="SimSun" w:hint="eastAsia"/>
          <w:i/>
          <w:lang w:eastAsia="zh-CN"/>
        </w:rPr>
        <w:t>=</w:t>
      </w:r>
      <w:r w:rsidR="00B318EB">
        <w:rPr>
          <w:rFonts w:eastAsia="SimSun" w:hint="eastAsia"/>
          <w:i/>
          <w:lang w:eastAsia="zh-CN"/>
        </w:rPr>
        <w:t>false</w:t>
      </w:r>
      <w:r>
        <w:rPr>
          <w:rFonts w:eastAsia="SimSun" w:hint="eastAsia"/>
          <w:lang w:eastAsia="zh-CN"/>
        </w:rPr>
        <w:t xml:space="preserve">, where </w:t>
      </w:r>
      <w:r w:rsidRPr="00B421A5">
        <w:rPr>
          <w:rFonts w:eastAsia="SimSun" w:hint="eastAsia"/>
          <w:i/>
          <w:lang w:eastAsia="zh-CN"/>
        </w:rPr>
        <w:t>S1_B1</w:t>
      </w:r>
      <w:r>
        <w:rPr>
          <w:rFonts w:eastAsia="SimSun" w:hint="eastAsia"/>
          <w:lang w:eastAsia="zh-CN"/>
        </w:rPr>
        <w:t xml:space="preserve"> </w:t>
      </w:r>
      <w:r w:rsidR="00512FBD">
        <w:rPr>
          <w:rFonts w:eastAsia="SimSun"/>
          <w:lang w:eastAsia="zh-CN"/>
        </w:rPr>
        <w:t>is a</w:t>
      </w:r>
      <w:r w:rsidR="00512FBD">
        <w:rPr>
          <w:rFonts w:eastAsia="SimSun" w:hint="eastAsia"/>
          <w:lang w:eastAsia="zh-CN"/>
        </w:rPr>
        <w:t xml:space="preserve">n infeasible branch </w:t>
      </w:r>
      <w:r w:rsidR="00B318EB">
        <w:rPr>
          <w:rFonts w:eastAsia="SimSun" w:hint="eastAsia"/>
          <w:lang w:eastAsia="zh-CN"/>
        </w:rPr>
        <w:t>flag</w:t>
      </w:r>
      <w:r w:rsidR="003E18DD">
        <w:rPr>
          <w:rFonts w:eastAsia="SimSun" w:hint="eastAsia"/>
          <w:lang w:eastAsia="zh-CN"/>
        </w:rPr>
        <w:t xml:space="preserve"> </w:t>
      </w:r>
      <w:r w:rsidR="003E18DD">
        <w:rPr>
          <w:rFonts w:eastAsia="SimSun"/>
          <w:lang w:eastAsia="zh-CN"/>
        </w:rPr>
        <w:t>initialized</w:t>
      </w:r>
      <w:r w:rsidR="003E18DD">
        <w:rPr>
          <w:rFonts w:eastAsia="SimSun" w:hint="eastAsia"/>
          <w:lang w:eastAsia="zh-CN"/>
        </w:rPr>
        <w:t xml:space="preserve"> as true</w:t>
      </w:r>
      <w:r w:rsidR="00B318EB">
        <w:rPr>
          <w:rFonts w:eastAsia="SimSun" w:hint="eastAsia"/>
          <w:lang w:eastAsia="zh-CN"/>
        </w:rPr>
        <w:t>.</w:t>
      </w:r>
      <w:r w:rsidR="00A34267">
        <w:rPr>
          <w:rFonts w:eastAsia="SimSun" w:hint="eastAsia"/>
          <w:lang w:eastAsia="zh-CN"/>
        </w:rPr>
        <w:t xml:space="preserve"> We </w:t>
      </w:r>
      <w:r w:rsidR="00040B78">
        <w:rPr>
          <w:rFonts w:eastAsia="SimSun" w:hint="eastAsia"/>
          <w:lang w:eastAsia="zh-CN"/>
        </w:rPr>
        <w:t>augment</w:t>
      </w:r>
      <w:r w:rsidR="00A34267">
        <w:rPr>
          <w:rFonts w:eastAsia="SimSun" w:hint="eastAsia"/>
          <w:lang w:eastAsia="zh-CN"/>
        </w:rPr>
        <w:t xml:space="preserve"> </w:t>
      </w:r>
      <w:r w:rsidR="00087D3E">
        <w:rPr>
          <w:rFonts w:eastAsia="SimSun" w:hint="eastAsia"/>
          <w:lang w:eastAsia="zh-CN"/>
        </w:rPr>
        <w:t xml:space="preserve">an </w:t>
      </w:r>
      <w:r w:rsidR="008A5D7B">
        <w:rPr>
          <w:rFonts w:eastAsia="SimSun" w:hint="eastAsia"/>
          <w:lang w:eastAsia="zh-CN"/>
        </w:rPr>
        <w:t xml:space="preserve">assignment of a unique </w:t>
      </w:r>
      <w:r w:rsidR="00A34267">
        <w:rPr>
          <w:rFonts w:eastAsia="SimSun" w:hint="eastAsia"/>
          <w:lang w:eastAsia="zh-CN"/>
        </w:rPr>
        <w:t xml:space="preserve">boolean variable </w:t>
      </w:r>
      <w:r w:rsidR="00040B78">
        <w:rPr>
          <w:rFonts w:eastAsia="SimSun" w:hint="eastAsia"/>
          <w:lang w:eastAsia="zh-CN"/>
        </w:rPr>
        <w:t>to</w:t>
      </w:r>
      <w:r w:rsidR="00A34267">
        <w:rPr>
          <w:rFonts w:eastAsia="SimSun" w:hint="eastAsia"/>
          <w:lang w:eastAsia="zh-CN"/>
        </w:rPr>
        <w:t xml:space="preserve"> </w:t>
      </w:r>
      <w:r w:rsidR="00040B78">
        <w:rPr>
          <w:rFonts w:eastAsia="SimSun" w:hint="eastAsia"/>
          <w:lang w:eastAsia="zh-CN"/>
        </w:rPr>
        <w:t xml:space="preserve">every transition originated from </w:t>
      </w:r>
      <w:r w:rsidR="00040B78">
        <w:rPr>
          <w:rFonts w:eastAsia="SimSun"/>
          <w:lang w:eastAsia="zh-CN"/>
        </w:rPr>
        <w:t>a</w:t>
      </w:r>
      <w:r w:rsidR="000057C1">
        <w:rPr>
          <w:rFonts w:eastAsia="SimSun" w:hint="eastAsia"/>
          <w:lang w:eastAsia="zh-CN"/>
        </w:rPr>
        <w:t xml:space="preserve"> </w:t>
      </w:r>
      <w:r w:rsidR="00087D3E">
        <w:rPr>
          <w:rFonts w:eastAsia="SimSun" w:hint="eastAsia"/>
          <w:lang w:eastAsia="zh-CN"/>
        </w:rPr>
        <w:t xml:space="preserve">branching </w:t>
      </w:r>
      <w:r w:rsidR="00040B78">
        <w:rPr>
          <w:rFonts w:eastAsia="SimSun"/>
          <w:lang w:eastAsia="zh-CN"/>
        </w:rPr>
        <w:t>location</w:t>
      </w:r>
      <w:r w:rsidR="008A5D7B">
        <w:rPr>
          <w:rFonts w:eastAsia="SimSun" w:hint="eastAsia"/>
          <w:lang w:eastAsia="zh-CN"/>
        </w:rPr>
        <w:t>.</w:t>
      </w:r>
      <w:r w:rsidR="00560E9C">
        <w:rPr>
          <w:rFonts w:eastAsia="SimSun" w:hint="eastAsia"/>
          <w:lang w:eastAsia="zh-CN"/>
        </w:rPr>
        <w:t xml:space="preserve"> Then we </w:t>
      </w:r>
      <w:r w:rsidR="00512FBD">
        <w:rPr>
          <w:rFonts w:eastAsia="SimSun" w:hint="eastAsia"/>
          <w:lang w:eastAsia="zh-CN"/>
        </w:rPr>
        <w:t xml:space="preserve">check whether the branch started by transition from S1 to E1 is infeasible </w:t>
      </w:r>
      <w:r w:rsidR="009D01C0">
        <w:rPr>
          <w:rFonts w:eastAsia="SimSun" w:hint="eastAsia"/>
          <w:lang w:eastAsia="zh-CN"/>
        </w:rPr>
        <w:t>by verifying a CTL property</w:t>
      </w:r>
      <w:r w:rsidR="00512FBD">
        <w:rPr>
          <w:rFonts w:eastAsia="SimSun" w:hint="eastAsia"/>
          <w:lang w:eastAsia="zh-CN"/>
        </w:rPr>
        <w:t xml:space="preserve"> </w:t>
      </w:r>
      <w:r w:rsidR="009D01C0" w:rsidRPr="00474E15">
        <w:rPr>
          <w:rFonts w:eastAsia="SimSun" w:hint="eastAsia"/>
          <w:i/>
          <w:lang w:eastAsia="zh-CN"/>
        </w:rPr>
        <w:t>A[](</w:t>
      </w:r>
      <w:r w:rsidR="00512FBD">
        <w:rPr>
          <w:rFonts w:eastAsia="SimSun" w:hint="eastAsia"/>
          <w:i/>
          <w:lang w:eastAsia="zh-CN"/>
        </w:rPr>
        <w:t>S1_E1</w:t>
      </w:r>
      <w:r w:rsidR="009D01C0" w:rsidRPr="00474E15">
        <w:rPr>
          <w:rFonts w:eastAsia="SimSun" w:hint="eastAsia"/>
          <w:i/>
          <w:lang w:eastAsia="zh-CN"/>
        </w:rPr>
        <w:t xml:space="preserve"> </w:t>
      </w:r>
      <w:r w:rsidR="009D01C0">
        <w:rPr>
          <w:rFonts w:eastAsia="SimSun" w:hint="eastAsia"/>
          <w:i/>
          <w:lang w:eastAsia="zh-CN"/>
        </w:rPr>
        <w:t>=</w:t>
      </w:r>
      <w:r w:rsidR="00512FBD">
        <w:rPr>
          <w:rFonts w:eastAsia="SimSun" w:hint="eastAsia"/>
          <w:i/>
          <w:lang w:eastAsia="zh-CN"/>
        </w:rPr>
        <w:t xml:space="preserve"> true</w:t>
      </w:r>
      <w:r w:rsidR="009D01C0" w:rsidRPr="00474E15">
        <w:rPr>
          <w:rFonts w:eastAsia="SimSun" w:hint="eastAsia"/>
          <w:i/>
          <w:lang w:eastAsia="zh-CN"/>
        </w:rPr>
        <w:t>)</w:t>
      </w:r>
      <w:r w:rsidR="005460CF">
        <w:rPr>
          <w:rFonts w:eastAsia="SimSun" w:hint="eastAsia"/>
          <w:i/>
          <w:lang w:eastAsia="zh-CN"/>
        </w:rPr>
        <w:t xml:space="preserve">. </w:t>
      </w:r>
      <w:r w:rsidR="005460CF" w:rsidRPr="005460CF">
        <w:rPr>
          <w:rFonts w:eastAsia="SimSun" w:hint="eastAsia"/>
          <w:lang w:eastAsia="zh-CN"/>
        </w:rPr>
        <w:t xml:space="preserve">This branch is </w:t>
      </w:r>
      <w:r w:rsidR="005460CF">
        <w:rPr>
          <w:rFonts w:eastAsia="SimSun" w:hint="eastAsia"/>
          <w:lang w:eastAsia="zh-CN"/>
        </w:rPr>
        <w:t>actually feasible in this example because this property is not satisfied.</w:t>
      </w:r>
      <w:r w:rsidR="002B5CA4">
        <w:rPr>
          <w:rFonts w:eastAsia="SimSun" w:hint="eastAsia"/>
          <w:lang w:eastAsia="zh-CN"/>
        </w:rPr>
        <w:t xml:space="preserve"> We collect the infeasible paths after verifying all the queries </w:t>
      </w:r>
      <w:r w:rsidR="002F750B">
        <w:rPr>
          <w:rFonts w:eastAsia="SimSun" w:hint="eastAsia"/>
          <w:lang w:eastAsia="zh-CN"/>
        </w:rPr>
        <w:t>related with</w:t>
      </w:r>
      <w:r w:rsidR="002B5CA4">
        <w:rPr>
          <w:rFonts w:eastAsia="SimSun" w:hint="eastAsia"/>
          <w:lang w:eastAsia="zh-CN"/>
        </w:rPr>
        <w:t xml:space="preserve"> </w:t>
      </w:r>
      <w:r w:rsidR="002B5CA4">
        <w:rPr>
          <w:rFonts w:eastAsia="SimSun"/>
          <w:lang w:eastAsia="zh-CN"/>
        </w:rPr>
        <w:t>infeasible</w:t>
      </w:r>
      <w:r w:rsidR="002B5CA4">
        <w:rPr>
          <w:rFonts w:eastAsia="SimSun" w:hint="eastAsia"/>
          <w:lang w:eastAsia="zh-CN"/>
        </w:rPr>
        <w:t xml:space="preserve"> path flags</w:t>
      </w:r>
      <w:r w:rsidR="002F750B">
        <w:rPr>
          <w:rFonts w:eastAsia="SimSun" w:hint="eastAsia"/>
          <w:lang w:eastAsia="zh-CN"/>
        </w:rPr>
        <w:t xml:space="preserve">. Then we remove the corresponding branches in the AGRC and repeat the back-end code generation step in order to generate </w:t>
      </w:r>
      <w:r w:rsidR="002F750B">
        <w:rPr>
          <w:rFonts w:eastAsia="SimSun"/>
          <w:lang w:eastAsia="zh-CN"/>
        </w:rPr>
        <w:t>optimized</w:t>
      </w:r>
      <w:r w:rsidR="002F750B">
        <w:rPr>
          <w:rFonts w:eastAsia="SimSun" w:hint="eastAsia"/>
          <w:lang w:eastAsia="zh-CN"/>
        </w:rPr>
        <w:t xml:space="preserve"> target code.</w:t>
      </w:r>
    </w:p>
    <w:p w:rsidR="004B3602" w:rsidRPr="000E6F17" w:rsidRDefault="004B3602" w:rsidP="004B3602">
      <w:pPr>
        <w:pStyle w:val="Heading2"/>
        <w:tabs>
          <w:tab w:val="clear" w:pos="360"/>
          <w:tab w:val="num" w:pos="288"/>
        </w:tabs>
        <w:rPr>
          <w:rFonts w:eastAsia="SimSun"/>
          <w:lang w:eastAsia="zh-CN"/>
        </w:rPr>
      </w:pPr>
      <w:r>
        <w:rPr>
          <w:rFonts w:eastAsia="SimSun" w:hint="eastAsia"/>
          <w:lang w:eastAsia="zh-CN"/>
        </w:rPr>
        <w:t>Complexity Analysis</w:t>
      </w:r>
    </w:p>
    <w:p w:rsidR="004B3602" w:rsidRPr="005541B6" w:rsidRDefault="0093102A" w:rsidP="005541B6">
      <w:pPr>
        <w:pStyle w:val="BodyText"/>
        <w:rPr>
          <w:rFonts w:eastAsia="SimSun"/>
          <w:i/>
          <w:lang w:eastAsia="zh-CN"/>
        </w:rPr>
      </w:pPr>
      <w:r>
        <w:rPr>
          <w:rFonts w:eastAsia="SimSun" w:hint="eastAsia"/>
          <w:lang w:eastAsia="zh-CN"/>
        </w:rPr>
        <w:t>T</w:t>
      </w:r>
      <w:r w:rsidRPr="0093102A">
        <w:rPr>
          <w:rFonts w:eastAsia="SimSun"/>
          <w:lang w:eastAsia="zh-CN"/>
        </w:rPr>
        <w:t>he value of</w:t>
      </w:r>
      <w:r w:rsidR="008A73F4">
        <w:rPr>
          <w:rFonts w:eastAsia="SimSun" w:hint="eastAsia"/>
          <w:lang w:eastAsia="zh-CN"/>
        </w:rPr>
        <w:t xml:space="preserve"> WCTT tracing variable</w:t>
      </w:r>
      <w:r w:rsidRPr="0093102A">
        <w:rPr>
          <w:rFonts w:eastAsia="SimSun"/>
          <w:lang w:eastAsia="zh-CN"/>
        </w:rPr>
        <w:t xml:space="preserve"> </w:t>
      </w:r>
      <w:r w:rsidRPr="0093102A">
        <w:rPr>
          <w:rFonts w:eastAsia="SimSun" w:hint="eastAsia"/>
          <w:i/>
          <w:lang w:eastAsia="zh-CN"/>
        </w:rPr>
        <w:t>wctt</w:t>
      </w:r>
      <w:r w:rsidRPr="0093102A">
        <w:rPr>
          <w:rFonts w:eastAsia="SimSun"/>
          <w:lang w:eastAsia="zh-CN"/>
        </w:rPr>
        <w:t xml:space="preserve"> </w:t>
      </w:r>
      <w:r w:rsidR="00FB2C9A">
        <w:rPr>
          <w:rFonts w:eastAsia="SimSun" w:hint="eastAsia"/>
          <w:lang w:eastAsia="zh-CN"/>
        </w:rPr>
        <w:t>is bounded by the range</w:t>
      </w:r>
      <w:r>
        <w:rPr>
          <w:rFonts w:eastAsia="SimSun" w:hint="eastAsia"/>
          <w:lang w:eastAsia="zh-CN"/>
        </w:rPr>
        <w:t xml:space="preserve"> </w:t>
      </w:r>
      <w:r w:rsidRPr="007B4CA8">
        <w:rPr>
          <w:rFonts w:eastAsia="SimSun"/>
          <w:lang w:eastAsia="zh-CN"/>
        </w:rPr>
        <w:t>[</w:t>
      </w:r>
      <w:r w:rsidR="00FD1936">
        <w:rPr>
          <w:rFonts w:eastAsia="SimSun"/>
          <w:i/>
          <w:lang w:eastAsia="zh-CN"/>
        </w:rPr>
        <w:t>WC</w:t>
      </w:r>
      <w:r w:rsidR="00FD1936">
        <w:rPr>
          <w:rFonts w:eastAsia="SimSun" w:hint="eastAsia"/>
          <w:i/>
          <w:lang w:eastAsia="zh-CN"/>
        </w:rPr>
        <w:t>T</w:t>
      </w:r>
      <w:r w:rsidR="00FD1936">
        <w:rPr>
          <w:rFonts w:eastAsia="SimSun"/>
          <w:i/>
          <w:lang w:eastAsia="zh-CN"/>
        </w:rPr>
        <w:t>Tmin,</w:t>
      </w:r>
      <w:r w:rsidR="00FD1936">
        <w:rPr>
          <w:rFonts w:eastAsia="SimSun" w:hint="eastAsia"/>
          <w:i/>
          <w:lang w:eastAsia="zh-CN"/>
        </w:rPr>
        <w:t xml:space="preserve"> </w:t>
      </w:r>
      <w:r w:rsidR="00FD1936">
        <w:rPr>
          <w:rFonts w:eastAsia="SimSun"/>
          <w:i/>
          <w:lang w:eastAsia="zh-CN"/>
        </w:rPr>
        <w:t>WC</w:t>
      </w:r>
      <w:r w:rsidR="00FD1936">
        <w:rPr>
          <w:rFonts w:eastAsia="SimSun" w:hint="eastAsia"/>
          <w:i/>
          <w:lang w:eastAsia="zh-CN"/>
        </w:rPr>
        <w:t>T</w:t>
      </w:r>
      <w:r w:rsidRPr="008A73F4">
        <w:rPr>
          <w:rFonts w:eastAsia="SimSun"/>
          <w:i/>
          <w:lang w:eastAsia="zh-CN"/>
        </w:rPr>
        <w:t>Tmax</w:t>
      </w:r>
      <w:r w:rsidRPr="007B4CA8">
        <w:rPr>
          <w:rFonts w:eastAsia="SimSun"/>
          <w:lang w:eastAsia="zh-CN"/>
        </w:rPr>
        <w:t>]</w:t>
      </w:r>
      <w:r w:rsidRPr="0093102A">
        <w:rPr>
          <w:rFonts w:eastAsia="SimSun"/>
          <w:lang w:eastAsia="zh-CN"/>
        </w:rPr>
        <w:t xml:space="preserve">. </w:t>
      </w:r>
      <w:r w:rsidR="00FB2C9A">
        <w:rPr>
          <w:rFonts w:eastAsia="SimSun" w:hint="eastAsia"/>
          <w:lang w:eastAsia="zh-CN"/>
        </w:rPr>
        <w:t>Therefore</w:t>
      </w:r>
      <w:r w:rsidR="004B3F3E">
        <w:rPr>
          <w:rFonts w:eastAsia="SimSun"/>
          <w:lang w:eastAsia="zh-CN"/>
        </w:rPr>
        <w:t xml:space="preserve">, the complexity of </w:t>
      </w:r>
      <w:r w:rsidR="004B3F3E">
        <w:rPr>
          <w:rFonts w:eastAsia="SimSun" w:hint="eastAsia"/>
          <w:lang w:eastAsia="zh-CN"/>
        </w:rPr>
        <w:t>our</w:t>
      </w:r>
      <w:r w:rsidRPr="0093102A">
        <w:rPr>
          <w:rFonts w:eastAsia="SimSun"/>
          <w:lang w:eastAsia="zh-CN"/>
        </w:rPr>
        <w:t xml:space="preserve"> proposed</w:t>
      </w:r>
      <w:r>
        <w:rPr>
          <w:rFonts w:eastAsia="SimSun" w:hint="eastAsia"/>
          <w:lang w:eastAsia="zh-CN"/>
        </w:rPr>
        <w:t xml:space="preserve"> </w:t>
      </w:r>
      <w:r>
        <w:rPr>
          <w:rFonts w:eastAsia="SimSun"/>
          <w:lang w:eastAsia="zh-CN"/>
        </w:rPr>
        <w:t>WC</w:t>
      </w:r>
      <w:r w:rsidR="004B3F3E">
        <w:rPr>
          <w:rFonts w:eastAsia="SimSun" w:hint="eastAsia"/>
          <w:lang w:eastAsia="zh-CN"/>
        </w:rPr>
        <w:t>T</w:t>
      </w:r>
      <w:r>
        <w:rPr>
          <w:rFonts w:eastAsia="SimSun"/>
          <w:lang w:eastAsia="zh-CN"/>
        </w:rPr>
        <w:t>T analysis is</w:t>
      </w:r>
      <w:r>
        <w:rPr>
          <w:rFonts w:eastAsia="SimSun" w:hint="eastAsia"/>
          <w:lang w:eastAsia="zh-CN"/>
        </w:rPr>
        <w:t xml:space="preserve"> </w:t>
      </w:r>
      <w:r w:rsidRPr="001A0DC5">
        <w:rPr>
          <w:rFonts w:eastAsia="SimSun"/>
          <w:i/>
          <w:lang w:eastAsia="zh-CN"/>
        </w:rPr>
        <w:t>O((WC</w:t>
      </w:r>
      <w:r w:rsidR="00FD1936">
        <w:rPr>
          <w:rFonts w:eastAsia="SimSun" w:hint="eastAsia"/>
          <w:i/>
          <w:lang w:eastAsia="zh-CN"/>
        </w:rPr>
        <w:t>T</w:t>
      </w:r>
      <w:r w:rsidRPr="001A0DC5">
        <w:rPr>
          <w:rFonts w:eastAsia="SimSun"/>
          <w:i/>
          <w:lang w:eastAsia="zh-CN"/>
        </w:rPr>
        <w:t>Tmax − WC</w:t>
      </w:r>
      <w:r w:rsidR="00FD1936">
        <w:rPr>
          <w:rFonts w:eastAsia="SimSun" w:hint="eastAsia"/>
          <w:i/>
          <w:lang w:eastAsia="zh-CN"/>
        </w:rPr>
        <w:t>T</w:t>
      </w:r>
      <w:r w:rsidRPr="001A0DC5">
        <w:rPr>
          <w:rFonts w:eastAsia="SimSun"/>
          <w:i/>
          <w:lang w:eastAsia="zh-CN"/>
        </w:rPr>
        <w:t>Tmin ) × |M| × |φ|)</w:t>
      </w:r>
      <w:r>
        <w:rPr>
          <w:rFonts w:eastAsia="SimSun" w:hint="eastAsia"/>
          <w:i/>
          <w:lang w:eastAsia="zh-CN"/>
        </w:rPr>
        <w:t xml:space="preserve"> </w:t>
      </w:r>
      <w:r w:rsidRPr="0093102A">
        <w:rPr>
          <w:rFonts w:eastAsia="SimSun"/>
          <w:lang w:eastAsia="zh-CN"/>
        </w:rPr>
        <w:t>for checking a single query</w:t>
      </w:r>
      <w:r w:rsidR="004C1701">
        <w:rPr>
          <w:rFonts w:eastAsia="SimSun" w:hint="eastAsia"/>
          <w:lang w:eastAsia="zh-CN"/>
        </w:rPr>
        <w:t xml:space="preserve">, where </w:t>
      </w:r>
      <w:r w:rsidR="004C1701" w:rsidRPr="00A81067">
        <w:rPr>
          <w:rFonts w:eastAsia="SimSun" w:hint="eastAsia"/>
          <w:i/>
          <w:lang w:eastAsia="zh-CN"/>
        </w:rPr>
        <w:t>M</w:t>
      </w:r>
      <w:r w:rsidR="004C1701">
        <w:rPr>
          <w:rFonts w:eastAsia="SimSun" w:hint="eastAsia"/>
          <w:lang w:eastAsia="zh-CN"/>
        </w:rPr>
        <w:t xml:space="preserve"> is the </w:t>
      </w:r>
      <w:r w:rsidR="00172019">
        <w:rPr>
          <w:rFonts w:eastAsia="SimSun" w:hint="eastAsia"/>
          <w:lang w:eastAsia="zh-CN"/>
        </w:rPr>
        <w:t xml:space="preserve">CDTA </w:t>
      </w:r>
      <w:r w:rsidR="004C1701">
        <w:rPr>
          <w:rFonts w:eastAsia="SimSun" w:hint="eastAsia"/>
          <w:lang w:eastAsia="zh-CN"/>
        </w:rPr>
        <w:t>and</w:t>
      </w:r>
      <w:r w:rsidR="00A81067">
        <w:rPr>
          <w:rFonts w:eastAsia="SimSun" w:hint="eastAsia"/>
          <w:lang w:eastAsia="zh-CN"/>
        </w:rPr>
        <w:t xml:space="preserve"> </w:t>
      </w:r>
      <w:r w:rsidR="00A81067" w:rsidRPr="001A0DC5">
        <w:rPr>
          <w:rFonts w:eastAsia="SimSun"/>
          <w:i/>
          <w:lang w:eastAsia="zh-CN"/>
        </w:rPr>
        <w:t>φ</w:t>
      </w:r>
      <w:r w:rsidR="004C1701">
        <w:rPr>
          <w:rFonts w:eastAsia="SimSun" w:hint="eastAsia"/>
          <w:lang w:eastAsia="zh-CN"/>
        </w:rPr>
        <w:t xml:space="preserve"> is the complexity of the query</w:t>
      </w:r>
      <w:r w:rsidRPr="0093102A">
        <w:rPr>
          <w:rFonts w:eastAsia="SimSun"/>
          <w:lang w:eastAsia="zh-CN"/>
        </w:rPr>
        <w:t>.</w:t>
      </w:r>
      <w:r w:rsidR="00F577C4">
        <w:rPr>
          <w:rFonts w:eastAsia="SimSun" w:hint="eastAsia"/>
          <w:lang w:eastAsia="zh-CN"/>
        </w:rPr>
        <w:t xml:space="preserve"> </w:t>
      </w:r>
      <w:r w:rsidR="0097105A">
        <w:rPr>
          <w:rFonts w:eastAsia="SimSun" w:hint="eastAsia"/>
          <w:lang w:eastAsia="zh-CN"/>
        </w:rPr>
        <w:t xml:space="preserve">The </w:t>
      </w:r>
      <w:r w:rsidR="0097105A">
        <w:rPr>
          <w:rFonts w:eastAsia="SimSun"/>
          <w:lang w:eastAsia="zh-CN"/>
        </w:rPr>
        <w:t>complexity</w:t>
      </w:r>
      <w:r w:rsidR="0097105A">
        <w:rPr>
          <w:rFonts w:eastAsia="SimSun" w:hint="eastAsia"/>
          <w:lang w:eastAsia="zh-CN"/>
        </w:rPr>
        <w:t xml:space="preserve"> of</w:t>
      </w:r>
      <w:r w:rsidR="004B3F3E">
        <w:rPr>
          <w:rFonts w:eastAsia="SimSun" w:hint="eastAsia"/>
          <w:lang w:eastAsia="zh-CN"/>
        </w:rPr>
        <w:t xml:space="preserve"> standard binary search used to find </w:t>
      </w:r>
      <w:r w:rsidR="00055282" w:rsidRPr="00E41FB3">
        <w:rPr>
          <w:rFonts w:eastAsia="SimSun" w:hint="eastAsia"/>
          <w:i/>
          <w:lang w:eastAsia="zh-CN"/>
        </w:rPr>
        <w:t>WCTTtight</w:t>
      </w:r>
      <w:r w:rsidR="0097105A">
        <w:rPr>
          <w:rFonts w:eastAsia="SimSun" w:hint="eastAsia"/>
          <w:lang w:eastAsia="zh-CN"/>
        </w:rPr>
        <w:t xml:space="preserve"> </w:t>
      </w:r>
      <w:r w:rsidR="00055282">
        <w:rPr>
          <w:rFonts w:eastAsia="SimSun" w:hint="eastAsia"/>
          <w:lang w:eastAsia="zh-CN"/>
        </w:rPr>
        <w:t>determines there will be</w:t>
      </w:r>
      <w:r>
        <w:rPr>
          <w:rFonts w:eastAsia="SimSun" w:hint="eastAsia"/>
          <w:lang w:eastAsia="zh-CN"/>
        </w:rPr>
        <w:t xml:space="preserve"> </w:t>
      </w:r>
      <w:r w:rsidRPr="001A0DC5">
        <w:rPr>
          <w:rFonts w:eastAsia="SimSun"/>
          <w:i/>
          <w:lang w:eastAsia="zh-CN"/>
        </w:rPr>
        <w:t>log2(WC</w:t>
      </w:r>
      <w:r w:rsidR="00FD1936">
        <w:rPr>
          <w:rFonts w:eastAsia="SimSun" w:hint="eastAsia"/>
          <w:i/>
          <w:lang w:eastAsia="zh-CN"/>
        </w:rPr>
        <w:t>T</w:t>
      </w:r>
      <w:r w:rsidRPr="001A0DC5">
        <w:rPr>
          <w:rFonts w:eastAsia="SimSun"/>
          <w:i/>
          <w:lang w:eastAsia="zh-CN"/>
        </w:rPr>
        <w:t>Tmax−WC</w:t>
      </w:r>
      <w:r w:rsidR="00FD1936">
        <w:rPr>
          <w:rFonts w:eastAsia="SimSun" w:hint="eastAsia"/>
          <w:i/>
          <w:lang w:eastAsia="zh-CN"/>
        </w:rPr>
        <w:t>T</w:t>
      </w:r>
      <w:r w:rsidRPr="001A0DC5">
        <w:rPr>
          <w:rFonts w:eastAsia="SimSun"/>
          <w:i/>
          <w:lang w:eastAsia="zh-CN"/>
        </w:rPr>
        <w:t>Tmin )</w:t>
      </w:r>
      <w:r w:rsidRPr="0093102A">
        <w:rPr>
          <w:rFonts w:eastAsia="SimSun"/>
          <w:lang w:eastAsia="zh-CN"/>
        </w:rPr>
        <w:t xml:space="preserve"> queries in the worst case, </w:t>
      </w:r>
      <w:r w:rsidR="00055282">
        <w:rPr>
          <w:rFonts w:eastAsia="SimSun" w:hint="eastAsia"/>
          <w:lang w:eastAsia="zh-CN"/>
        </w:rPr>
        <w:t xml:space="preserve">thus </w:t>
      </w:r>
      <w:r w:rsidRPr="0093102A">
        <w:rPr>
          <w:rFonts w:eastAsia="SimSun"/>
          <w:lang w:eastAsia="zh-CN"/>
        </w:rPr>
        <w:t>the</w:t>
      </w:r>
      <w:r>
        <w:rPr>
          <w:rFonts w:eastAsia="SimSun" w:hint="eastAsia"/>
          <w:lang w:eastAsia="zh-CN"/>
        </w:rPr>
        <w:t xml:space="preserve"> </w:t>
      </w:r>
      <w:r w:rsidRPr="0093102A">
        <w:rPr>
          <w:rFonts w:eastAsia="SimSun"/>
          <w:lang w:eastAsia="zh-CN"/>
        </w:rPr>
        <w:t xml:space="preserve">overall complexity </w:t>
      </w:r>
      <w:r w:rsidR="00055282">
        <w:rPr>
          <w:rFonts w:eastAsia="SimSun" w:hint="eastAsia"/>
          <w:lang w:eastAsia="zh-CN"/>
        </w:rPr>
        <w:t xml:space="preserve">of our proposed WCTT analysis method </w:t>
      </w:r>
      <w:r w:rsidRPr="0093102A">
        <w:rPr>
          <w:rFonts w:eastAsia="SimSun"/>
          <w:lang w:eastAsia="zh-CN"/>
        </w:rPr>
        <w:t>is</w:t>
      </w:r>
      <w:r w:rsidR="00055282">
        <w:rPr>
          <w:rFonts w:eastAsia="SimSun" w:hint="eastAsia"/>
          <w:lang w:eastAsia="zh-CN"/>
        </w:rPr>
        <w:t xml:space="preserve"> given by</w:t>
      </w:r>
      <w:r>
        <w:rPr>
          <w:rFonts w:eastAsia="SimSun" w:hint="eastAsia"/>
          <w:i/>
          <w:lang w:eastAsia="zh-CN"/>
        </w:rPr>
        <w:t xml:space="preserve"> </w:t>
      </w:r>
      <w:r w:rsidR="001A0DC5" w:rsidRPr="001A0DC5">
        <w:rPr>
          <w:rFonts w:eastAsia="SimSun"/>
          <w:i/>
          <w:lang w:eastAsia="zh-CN"/>
        </w:rPr>
        <w:t>O(log2(WC</w:t>
      </w:r>
      <w:r w:rsidR="00FD1936">
        <w:rPr>
          <w:rFonts w:eastAsia="SimSun" w:hint="eastAsia"/>
          <w:i/>
          <w:lang w:eastAsia="zh-CN"/>
        </w:rPr>
        <w:t>T</w:t>
      </w:r>
      <w:r w:rsidR="001A0DC5" w:rsidRPr="001A0DC5">
        <w:rPr>
          <w:rFonts w:eastAsia="SimSun"/>
          <w:i/>
          <w:lang w:eastAsia="zh-CN"/>
        </w:rPr>
        <w:t>Tmax−WC</w:t>
      </w:r>
      <w:r w:rsidR="00FD1936">
        <w:rPr>
          <w:rFonts w:eastAsia="SimSun" w:hint="eastAsia"/>
          <w:i/>
          <w:lang w:eastAsia="zh-CN"/>
        </w:rPr>
        <w:t>T</w:t>
      </w:r>
      <w:r w:rsidR="001A0DC5" w:rsidRPr="001A0DC5">
        <w:rPr>
          <w:rFonts w:eastAsia="SimSun"/>
          <w:i/>
          <w:lang w:eastAsia="zh-CN"/>
        </w:rPr>
        <w:t>Tmin )</w:t>
      </w:r>
      <w:r w:rsidR="001A0DC5" w:rsidRPr="001A0DC5">
        <w:rPr>
          <w:rFonts w:eastAsia="SimSun" w:hint="eastAsia"/>
          <w:i/>
          <w:lang w:eastAsia="zh-CN"/>
        </w:rPr>
        <w:t xml:space="preserve"> </w:t>
      </w:r>
      <w:r w:rsidR="001A0DC5" w:rsidRPr="001A0DC5">
        <w:rPr>
          <w:rFonts w:eastAsia="SimSun"/>
          <w:i/>
          <w:lang w:eastAsia="zh-CN"/>
        </w:rPr>
        <w:t>×</w:t>
      </w:r>
      <w:r w:rsidR="001A0DC5" w:rsidRPr="001A0DC5">
        <w:rPr>
          <w:rFonts w:eastAsia="SimSun" w:hint="eastAsia"/>
          <w:i/>
          <w:lang w:eastAsia="zh-CN"/>
        </w:rPr>
        <w:t xml:space="preserve"> </w:t>
      </w:r>
      <w:r w:rsidR="001A0DC5" w:rsidRPr="001A0DC5">
        <w:rPr>
          <w:rFonts w:eastAsia="SimSun"/>
          <w:i/>
          <w:lang w:eastAsia="zh-CN"/>
        </w:rPr>
        <w:t>(WC</w:t>
      </w:r>
      <w:r w:rsidR="00FD1936">
        <w:rPr>
          <w:rFonts w:eastAsia="SimSun" w:hint="eastAsia"/>
          <w:i/>
          <w:lang w:eastAsia="zh-CN"/>
        </w:rPr>
        <w:t>T</w:t>
      </w:r>
      <w:r w:rsidR="001A0DC5" w:rsidRPr="001A0DC5">
        <w:rPr>
          <w:rFonts w:eastAsia="SimSun"/>
          <w:i/>
          <w:lang w:eastAsia="zh-CN"/>
        </w:rPr>
        <w:t>Tmax − WC</w:t>
      </w:r>
      <w:r w:rsidR="00FD1936">
        <w:rPr>
          <w:rFonts w:eastAsia="SimSun" w:hint="eastAsia"/>
          <w:i/>
          <w:lang w:eastAsia="zh-CN"/>
        </w:rPr>
        <w:t>T</w:t>
      </w:r>
      <w:r w:rsidR="001A0DC5" w:rsidRPr="001A0DC5">
        <w:rPr>
          <w:rFonts w:eastAsia="SimSun"/>
          <w:i/>
          <w:lang w:eastAsia="zh-CN"/>
        </w:rPr>
        <w:t>Tmin ) × |M| × |φ|).</w:t>
      </w:r>
      <w:r w:rsidR="00476C6B">
        <w:rPr>
          <w:rFonts w:eastAsia="SimSun" w:hint="eastAsia"/>
          <w:i/>
          <w:lang w:eastAsia="zh-CN"/>
        </w:rPr>
        <w:t xml:space="preserve"> </w:t>
      </w:r>
      <w:r w:rsidR="00476C6B" w:rsidRPr="00476C6B">
        <w:rPr>
          <w:rFonts w:eastAsia="SimSun" w:hint="eastAsia"/>
          <w:lang w:eastAsia="zh-CN"/>
        </w:rPr>
        <w:t xml:space="preserve">Comparing with earlier </w:t>
      </w:r>
      <w:r w:rsidR="00476C6B" w:rsidRPr="00476C6B">
        <w:rPr>
          <w:rFonts w:eastAsia="SimSun" w:hint="eastAsia"/>
          <w:lang w:eastAsia="zh-CN"/>
        </w:rPr>
        <w:lastRenderedPageBreak/>
        <w:t xml:space="preserve">model checking based approach of finding WCRT for synchronous </w:t>
      </w:r>
      <w:r w:rsidR="00476C6B">
        <w:rPr>
          <w:rFonts w:eastAsia="SimSun" w:hint="eastAsia"/>
          <w:lang w:eastAsia="zh-CN"/>
        </w:rPr>
        <w:t>programs, our approach excels i</w:t>
      </w:r>
      <w:r w:rsidR="00F577C4">
        <w:rPr>
          <w:rFonts w:eastAsia="SimSun" w:hint="eastAsia"/>
          <w:lang w:eastAsia="zh-CN"/>
        </w:rPr>
        <w:t xml:space="preserve">n the complexity of </w:t>
      </w:r>
      <w:r w:rsidR="00241904" w:rsidRPr="001A0DC5">
        <w:rPr>
          <w:rFonts w:eastAsia="SimSun"/>
          <w:i/>
          <w:lang w:eastAsia="zh-CN"/>
        </w:rPr>
        <w:t>|M|</w:t>
      </w:r>
      <w:r w:rsidR="00ED424F">
        <w:rPr>
          <w:rFonts w:eastAsia="SimSun" w:hint="eastAsia"/>
          <w:i/>
          <w:lang w:eastAsia="zh-CN"/>
        </w:rPr>
        <w:t xml:space="preserve">. </w:t>
      </w:r>
      <w:r w:rsidR="00ED424F" w:rsidRPr="00EE3824">
        <w:rPr>
          <w:rFonts w:eastAsia="SimSun" w:hint="eastAsia"/>
          <w:lang w:eastAsia="zh-CN"/>
        </w:rPr>
        <w:t xml:space="preserve">Due to the </w:t>
      </w:r>
      <w:r w:rsidR="00AF5877" w:rsidRPr="00EE3824">
        <w:rPr>
          <w:rFonts w:eastAsia="SimSun" w:hint="eastAsia"/>
          <w:lang w:eastAsia="zh-CN"/>
        </w:rPr>
        <w:t>elimination of barrier synchronization</w:t>
      </w:r>
      <w:r w:rsidR="00A00770">
        <w:rPr>
          <w:rFonts w:eastAsia="SimSun" w:hint="eastAsia"/>
          <w:lang w:eastAsia="zh-CN"/>
        </w:rPr>
        <w:t xml:space="preserve"> method</w:t>
      </w:r>
      <w:r w:rsidR="00AF5877" w:rsidRPr="00EE3824">
        <w:rPr>
          <w:rFonts w:eastAsia="SimSun" w:hint="eastAsia"/>
          <w:lang w:eastAsia="zh-CN"/>
        </w:rPr>
        <w:t xml:space="preserve"> used in [</w:t>
      </w:r>
      <w:r w:rsidR="003B650D">
        <w:rPr>
          <w:rFonts w:eastAsia="SimSun" w:hint="eastAsia"/>
          <w:lang w:eastAsia="zh-CN"/>
        </w:rPr>
        <w:t>40-</w:t>
      </w:r>
      <w:r w:rsidR="00CA1E24" w:rsidRPr="00EE3824">
        <w:rPr>
          <w:rFonts w:eastAsia="SimSun" w:hint="eastAsia"/>
          <w:lang w:eastAsia="zh-CN"/>
        </w:rPr>
        <w:t>42</w:t>
      </w:r>
      <w:r w:rsidR="00AF5877" w:rsidRPr="00EE3824">
        <w:rPr>
          <w:rFonts w:eastAsia="SimSun" w:hint="eastAsia"/>
          <w:lang w:eastAsia="zh-CN"/>
        </w:rPr>
        <w:t>]</w:t>
      </w:r>
      <w:r w:rsidR="00A00770">
        <w:rPr>
          <w:rFonts w:eastAsia="SimSun" w:hint="eastAsia"/>
          <w:lang w:eastAsia="zh-CN"/>
        </w:rPr>
        <w:t xml:space="preserve"> and the integration of reaction automat</w:t>
      </w:r>
      <w:r w:rsidR="00005DAC">
        <w:rPr>
          <w:rFonts w:eastAsia="SimSun" w:hint="eastAsia"/>
          <w:lang w:eastAsia="zh-CN"/>
        </w:rPr>
        <w:t>a</w:t>
      </w:r>
      <w:r w:rsidR="00A00770">
        <w:rPr>
          <w:rFonts w:eastAsia="SimSun" w:hint="eastAsia"/>
          <w:lang w:eastAsia="zh-CN"/>
        </w:rPr>
        <w:t xml:space="preserve"> in CDTA, </w:t>
      </w:r>
      <w:r w:rsidR="00C43EE3">
        <w:rPr>
          <w:rFonts w:eastAsia="SimSun" w:hint="eastAsia"/>
          <w:lang w:eastAsia="zh-CN"/>
        </w:rPr>
        <w:t>the complexity induced by parallel automata is mitigated.</w:t>
      </w:r>
      <w:r w:rsidR="00AD25B2">
        <w:rPr>
          <w:rFonts w:eastAsia="SimSun" w:hint="eastAsia"/>
          <w:lang w:eastAsia="zh-CN"/>
        </w:rPr>
        <w:t xml:space="preserve"> Instead of creating one automaton for each reaction in the clock domain plus a barrier automaton for synchronization globally, </w:t>
      </w:r>
      <w:r w:rsidR="00B718C6">
        <w:rPr>
          <w:rFonts w:eastAsia="SimSun" w:hint="eastAsia"/>
          <w:lang w:eastAsia="zh-CN"/>
        </w:rPr>
        <w:t xml:space="preserve">there is only one automaton </w:t>
      </w:r>
      <w:r w:rsidR="00AD25B2">
        <w:rPr>
          <w:rFonts w:eastAsia="SimSun" w:hint="eastAsia"/>
          <w:lang w:eastAsia="zh-CN"/>
        </w:rPr>
        <w:t>which is actually CD</w:t>
      </w:r>
      <w:r w:rsidR="00172019">
        <w:rPr>
          <w:rFonts w:eastAsia="SimSun" w:hint="eastAsia"/>
          <w:lang w:eastAsia="zh-CN"/>
        </w:rPr>
        <w:t>TA</w:t>
      </w:r>
      <w:r w:rsidR="00AD25B2">
        <w:rPr>
          <w:rFonts w:eastAsia="SimSun" w:hint="eastAsia"/>
          <w:lang w:eastAsia="zh-CN"/>
        </w:rPr>
        <w:t xml:space="preserve"> </w:t>
      </w:r>
      <w:r w:rsidR="00B718C6">
        <w:rPr>
          <w:rFonts w:eastAsia="SimSun" w:hint="eastAsia"/>
          <w:lang w:eastAsia="zh-CN"/>
        </w:rPr>
        <w:t>in our proposed approach.</w:t>
      </w:r>
      <w:r w:rsidR="00A00770">
        <w:rPr>
          <w:rFonts w:eastAsia="SimSun" w:hint="eastAsia"/>
          <w:lang w:eastAsia="zh-CN"/>
        </w:rPr>
        <w:t xml:space="preserve"> </w:t>
      </w:r>
      <w:r w:rsidR="00AD25B2">
        <w:rPr>
          <w:rFonts w:eastAsia="SimSun" w:hint="eastAsia"/>
          <w:lang w:eastAsia="zh-CN"/>
        </w:rPr>
        <w:t xml:space="preserve">Therefore </w:t>
      </w:r>
      <w:r w:rsidR="00117B3C">
        <w:rPr>
          <w:rFonts w:eastAsia="SimSun" w:hint="eastAsia"/>
          <w:lang w:eastAsia="zh-CN"/>
        </w:rPr>
        <w:t xml:space="preserve">the overall complexity of </w:t>
      </w:r>
      <w:r w:rsidR="00117B3C" w:rsidRPr="001A0DC5">
        <w:rPr>
          <w:rFonts w:eastAsia="SimSun"/>
          <w:i/>
          <w:lang w:eastAsia="zh-CN"/>
        </w:rPr>
        <w:t>|M|</w:t>
      </w:r>
      <w:r w:rsidR="00117B3C" w:rsidRPr="00EE3824">
        <w:rPr>
          <w:rFonts w:eastAsia="SimSun" w:hint="eastAsia"/>
          <w:lang w:eastAsia="zh-CN"/>
        </w:rPr>
        <w:t xml:space="preserve"> is </w:t>
      </w:r>
      <w:r w:rsidR="005541B6">
        <w:rPr>
          <w:rFonts w:eastAsia="SimSun" w:hint="eastAsia"/>
          <w:lang w:eastAsia="zh-CN"/>
        </w:rPr>
        <w:t>reduced.</w:t>
      </w:r>
    </w:p>
    <w:p w:rsidR="00D17F56" w:rsidRPr="00C5553B" w:rsidRDefault="00D17F56" w:rsidP="00D17F56">
      <w:pPr>
        <w:pStyle w:val="Heading1"/>
        <w:rPr>
          <w:lang w:eastAsia="zh-CN"/>
        </w:rPr>
      </w:pPr>
      <w:r w:rsidRPr="00C5553B">
        <w:rPr>
          <w:rFonts w:hint="eastAsia"/>
          <w:lang w:eastAsia="zh-CN"/>
        </w:rPr>
        <w:t>results</w:t>
      </w:r>
    </w:p>
    <w:p w:rsidR="0040751D" w:rsidRDefault="00E41FB3" w:rsidP="00753F7B">
      <w:pPr>
        <w:pStyle w:val="BodyText"/>
        <w:rPr>
          <w:rFonts w:eastAsia="SimSun"/>
          <w:lang w:eastAsia="zh-CN"/>
        </w:rPr>
      </w:pPr>
      <w:r w:rsidRPr="00D17F56">
        <w:rPr>
          <w:rFonts w:eastAsia="SimSun" w:hint="eastAsia"/>
          <w:lang w:eastAsia="zh-CN"/>
        </w:rPr>
        <w:t xml:space="preserve">In this section, we present a set of experimental </w:t>
      </w:r>
      <w:r w:rsidR="009E00DA">
        <w:rPr>
          <w:rFonts w:eastAsia="SimSun" w:hint="eastAsia"/>
          <w:lang w:eastAsia="zh-CN"/>
        </w:rPr>
        <w:t>evaluations</w:t>
      </w:r>
      <w:r w:rsidR="00273F86">
        <w:rPr>
          <w:rFonts w:eastAsia="SimSun" w:hint="eastAsia"/>
          <w:lang w:eastAsia="zh-CN"/>
        </w:rPr>
        <w:t xml:space="preserve"> of</w:t>
      </w:r>
      <w:r w:rsidRPr="00D17F56">
        <w:rPr>
          <w:rFonts w:eastAsia="SimSun" w:hint="eastAsia"/>
          <w:lang w:eastAsia="zh-CN"/>
        </w:rPr>
        <w:t xml:space="preserve"> our p</w:t>
      </w:r>
      <w:r w:rsidR="009E00DA">
        <w:rPr>
          <w:rFonts w:eastAsia="SimSun" w:hint="eastAsia"/>
          <w:lang w:eastAsia="zh-CN"/>
        </w:rPr>
        <w:t>roposed WC</w:t>
      </w:r>
      <w:r w:rsidR="00273F86">
        <w:rPr>
          <w:rFonts w:eastAsia="SimSun" w:hint="eastAsia"/>
          <w:lang w:eastAsia="zh-CN"/>
        </w:rPr>
        <w:t xml:space="preserve">RT analysis framework. </w:t>
      </w:r>
      <w:r w:rsidR="00753157">
        <w:rPr>
          <w:rFonts w:eastAsia="SimSun" w:hint="eastAsia"/>
          <w:lang w:eastAsia="zh-CN"/>
        </w:rPr>
        <w:t>We implement the entire framework including code optimization part in Java language. T</w:t>
      </w:r>
      <w:r w:rsidR="00753157">
        <w:rPr>
          <w:rFonts w:eastAsia="SimSun"/>
          <w:lang w:eastAsia="zh-CN"/>
        </w:rPr>
        <w:t>h</w:t>
      </w:r>
      <w:r w:rsidR="00753157">
        <w:rPr>
          <w:rFonts w:eastAsia="SimSun" w:hint="eastAsia"/>
          <w:lang w:eastAsia="zh-CN"/>
        </w:rPr>
        <w:t xml:space="preserve">e performance of WCRT analysis is evaluated over </w:t>
      </w:r>
      <w:r w:rsidR="00273F86">
        <w:rPr>
          <w:rFonts w:eastAsia="SimSun" w:hint="eastAsia"/>
          <w:lang w:eastAsia="zh-CN"/>
        </w:rPr>
        <w:t>a set of</w:t>
      </w:r>
      <w:r w:rsidR="00753157">
        <w:rPr>
          <w:rFonts w:eastAsia="SimSun" w:hint="eastAsia"/>
          <w:lang w:eastAsia="zh-CN"/>
        </w:rPr>
        <w:t xml:space="preserve"> GALS system benchmarks described i</w:t>
      </w:r>
      <w:r w:rsidR="005A7932">
        <w:rPr>
          <w:rFonts w:eastAsia="SimSun" w:hint="eastAsia"/>
          <w:lang w:eastAsia="zh-CN"/>
        </w:rPr>
        <w:t xml:space="preserve">n SystemJ. These benchmarks belong to the class of real-time </w:t>
      </w:r>
      <w:proofErr w:type="gramStart"/>
      <w:r w:rsidR="005A7932">
        <w:rPr>
          <w:rFonts w:eastAsia="SimSun" w:hint="eastAsia"/>
          <w:lang w:eastAsia="zh-CN"/>
        </w:rPr>
        <w:t>GALS</w:t>
      </w:r>
      <w:proofErr w:type="gramEnd"/>
      <w:r w:rsidR="005A7932">
        <w:rPr>
          <w:rFonts w:eastAsia="SimSun" w:hint="eastAsia"/>
          <w:lang w:eastAsia="zh-CN"/>
        </w:rPr>
        <w:t xml:space="preserve"> system</w:t>
      </w:r>
      <w:r w:rsidR="009A78C9">
        <w:rPr>
          <w:rFonts w:eastAsia="SimSun" w:hint="eastAsia"/>
          <w:lang w:eastAsia="zh-CN"/>
        </w:rPr>
        <w:t xml:space="preserve"> which model realistic applications</w:t>
      </w:r>
      <w:r w:rsidR="00155B11">
        <w:rPr>
          <w:rFonts w:eastAsia="SimSun" w:hint="eastAsia"/>
          <w:lang w:eastAsia="zh-CN"/>
        </w:rPr>
        <w:t xml:space="preserve">, including The Fruit Sorter example described in Section </w:t>
      </w:r>
      <w:r w:rsidR="00155B11">
        <w:rPr>
          <w:rFonts w:eastAsia="SimSun"/>
          <w:lang w:eastAsia="zh-CN"/>
        </w:rPr>
        <w:fldChar w:fldCharType="begin"/>
      </w:r>
      <w:r w:rsidR="00155B11">
        <w:rPr>
          <w:rFonts w:eastAsia="SimSun"/>
          <w:lang w:eastAsia="zh-CN"/>
        </w:rPr>
        <w:instrText xml:space="preserve"> </w:instrText>
      </w:r>
      <w:r w:rsidR="00155B11">
        <w:rPr>
          <w:rFonts w:eastAsia="SimSun" w:hint="eastAsia"/>
          <w:lang w:eastAsia="zh-CN"/>
        </w:rPr>
        <w:instrText>REF _Ref384088166 \r \h</w:instrText>
      </w:r>
      <w:r w:rsidR="00155B11">
        <w:rPr>
          <w:rFonts w:eastAsia="SimSun"/>
          <w:lang w:eastAsia="zh-CN"/>
        </w:rPr>
        <w:instrText xml:space="preserve"> </w:instrText>
      </w:r>
      <w:r w:rsidR="00155B11">
        <w:rPr>
          <w:rFonts w:eastAsia="SimSun"/>
          <w:lang w:eastAsia="zh-CN"/>
        </w:rPr>
      </w:r>
      <w:r w:rsidR="00155B11">
        <w:rPr>
          <w:rFonts w:eastAsia="SimSun"/>
          <w:lang w:eastAsia="zh-CN"/>
        </w:rPr>
        <w:fldChar w:fldCharType="separate"/>
      </w:r>
      <w:r w:rsidR="008419BC">
        <w:rPr>
          <w:rFonts w:eastAsia="SimSun"/>
          <w:lang w:eastAsia="zh-CN"/>
        </w:rPr>
        <w:t>IV</w:t>
      </w:r>
      <w:r w:rsidR="00155B11">
        <w:rPr>
          <w:rFonts w:eastAsia="SimSun"/>
          <w:lang w:eastAsia="zh-CN"/>
        </w:rPr>
        <w:fldChar w:fldCharType="end"/>
      </w:r>
      <w:r w:rsidR="00155B11">
        <w:rPr>
          <w:rFonts w:eastAsia="SimSun" w:hint="eastAsia"/>
          <w:lang w:eastAsia="zh-CN"/>
        </w:rPr>
        <w:t xml:space="preserve">. We extend the sorter example by introducing more cameras in ConveyorController CD to increase the speed of fruit item type recognition, which will effective increase the number of reactions and the complexity of the example. </w:t>
      </w:r>
      <w:r w:rsidR="005A7932">
        <w:rPr>
          <w:rFonts w:eastAsia="SimSun" w:hint="eastAsia"/>
          <w:lang w:eastAsia="zh-CN"/>
        </w:rPr>
        <w:t xml:space="preserve"> </w:t>
      </w:r>
      <w:r w:rsidR="009A78C9">
        <w:rPr>
          <w:rFonts w:eastAsia="SimSun" w:hint="eastAsia"/>
          <w:lang w:eastAsia="zh-CN"/>
        </w:rPr>
        <w:t>T</w:t>
      </w:r>
      <w:r w:rsidR="005A7932">
        <w:rPr>
          <w:rFonts w:eastAsia="SimSun"/>
          <w:lang w:eastAsia="zh-CN"/>
        </w:rPr>
        <w:t>h</w:t>
      </w:r>
      <w:r w:rsidR="005A7932">
        <w:rPr>
          <w:rFonts w:eastAsia="SimSun" w:hint="eastAsia"/>
          <w:lang w:eastAsia="zh-CN"/>
        </w:rPr>
        <w:t xml:space="preserve">e </w:t>
      </w:r>
      <w:r w:rsidR="000E69AA">
        <w:rPr>
          <w:rFonts w:eastAsia="SimSun" w:hint="eastAsia"/>
          <w:lang w:eastAsia="zh-CN"/>
        </w:rPr>
        <w:t xml:space="preserve">number of clock domain in each </w:t>
      </w:r>
      <w:r w:rsidR="009A78C9">
        <w:rPr>
          <w:rFonts w:eastAsia="SimSun" w:hint="eastAsia"/>
          <w:lang w:eastAsia="zh-CN"/>
        </w:rPr>
        <w:t xml:space="preserve">benchmark ranges from 1 to TODO. As described in </w:t>
      </w:r>
      <w:r w:rsidR="00083F74">
        <w:rPr>
          <w:rFonts w:eastAsia="SimSun" w:hint="eastAsia"/>
          <w:lang w:eastAsia="zh-CN"/>
        </w:rPr>
        <w:t xml:space="preserve">Section </w:t>
      </w:r>
      <w:r w:rsidR="00083F74">
        <w:rPr>
          <w:rFonts w:eastAsia="SimSun"/>
          <w:lang w:eastAsia="zh-CN"/>
        </w:rPr>
        <w:fldChar w:fldCharType="begin"/>
      </w:r>
      <w:r w:rsidR="00083F74">
        <w:rPr>
          <w:rFonts w:eastAsia="SimSun"/>
          <w:lang w:eastAsia="zh-CN"/>
        </w:rPr>
        <w:instrText xml:space="preserve"> </w:instrText>
      </w:r>
      <w:r w:rsidR="00083F74">
        <w:rPr>
          <w:rFonts w:eastAsia="SimSun" w:hint="eastAsia"/>
          <w:lang w:eastAsia="zh-CN"/>
        </w:rPr>
        <w:instrText>REF _Ref384088103 \n \h</w:instrText>
      </w:r>
      <w:r w:rsidR="00083F74">
        <w:rPr>
          <w:rFonts w:eastAsia="SimSun"/>
          <w:lang w:eastAsia="zh-CN"/>
        </w:rPr>
        <w:instrText xml:space="preserve"> </w:instrText>
      </w:r>
      <w:r w:rsidR="00083F74">
        <w:rPr>
          <w:rFonts w:eastAsia="SimSun"/>
          <w:lang w:eastAsia="zh-CN"/>
        </w:rPr>
      </w:r>
      <w:r w:rsidR="00083F74">
        <w:rPr>
          <w:rFonts w:eastAsia="SimSun"/>
          <w:lang w:eastAsia="zh-CN"/>
        </w:rPr>
        <w:fldChar w:fldCharType="separate"/>
      </w:r>
      <w:r w:rsidR="008419BC">
        <w:rPr>
          <w:rFonts w:eastAsia="SimSun"/>
          <w:lang w:eastAsia="zh-CN"/>
        </w:rPr>
        <w:t>V</w:t>
      </w:r>
      <w:r w:rsidR="00083F74">
        <w:rPr>
          <w:rFonts w:eastAsia="SimSun"/>
          <w:lang w:eastAsia="zh-CN"/>
        </w:rPr>
        <w:fldChar w:fldCharType="end"/>
      </w:r>
      <w:r w:rsidR="00083F74">
        <w:rPr>
          <w:rFonts w:eastAsia="SimSun" w:hint="eastAsia"/>
          <w:lang w:eastAsia="zh-CN"/>
        </w:rPr>
        <w:t xml:space="preserve">-B, to evaluate the performance of proposed model </w:t>
      </w:r>
      <w:r w:rsidR="00083F74">
        <w:rPr>
          <w:rFonts w:eastAsia="SimSun"/>
          <w:lang w:eastAsia="zh-CN"/>
        </w:rPr>
        <w:t>checking</w:t>
      </w:r>
      <w:r w:rsidR="00083F74">
        <w:rPr>
          <w:rFonts w:eastAsia="SimSun" w:hint="eastAsia"/>
          <w:lang w:eastAsia="zh-CN"/>
        </w:rPr>
        <w:t xml:space="preserve"> based WCTT analysis approach, each </w:t>
      </w:r>
      <w:proofErr w:type="gramStart"/>
      <w:r w:rsidR="00083F74">
        <w:rPr>
          <w:rFonts w:eastAsia="SimSun" w:hint="eastAsia"/>
          <w:lang w:eastAsia="zh-CN"/>
        </w:rPr>
        <w:t>GALS</w:t>
      </w:r>
      <w:proofErr w:type="gramEnd"/>
      <w:r w:rsidR="00083F74">
        <w:rPr>
          <w:rFonts w:eastAsia="SimSun" w:hint="eastAsia"/>
          <w:lang w:eastAsia="zh-CN"/>
        </w:rPr>
        <w:t xml:space="preserve"> system benchmark is divided into individual</w:t>
      </w:r>
      <w:r w:rsidR="009A78C9">
        <w:rPr>
          <w:rFonts w:eastAsia="SimSun" w:hint="eastAsia"/>
          <w:lang w:eastAsia="zh-CN"/>
        </w:rPr>
        <w:t xml:space="preserve"> clock domain</w:t>
      </w:r>
      <w:r w:rsidR="00083F74">
        <w:rPr>
          <w:rFonts w:eastAsia="SimSun" w:hint="eastAsia"/>
          <w:lang w:eastAsia="zh-CN"/>
        </w:rPr>
        <w:t>s</w:t>
      </w:r>
      <w:r w:rsidR="009A78C9">
        <w:rPr>
          <w:rFonts w:eastAsia="SimSun" w:hint="eastAsia"/>
          <w:lang w:eastAsia="zh-CN"/>
        </w:rPr>
        <w:t xml:space="preserve">. </w:t>
      </w:r>
      <w:r w:rsidR="00083F74">
        <w:rPr>
          <w:rFonts w:eastAsia="SimSun" w:hint="eastAsia"/>
          <w:lang w:eastAsia="zh-CN"/>
        </w:rPr>
        <w:t xml:space="preserve">The performance WCTT analysis is evaluated as the </w:t>
      </w:r>
      <w:r w:rsidR="00425F3A">
        <w:rPr>
          <w:rFonts w:eastAsia="SimSun"/>
          <w:lang w:eastAsia="zh-CN"/>
        </w:rPr>
        <w:t>number of reactions grows</w:t>
      </w:r>
      <w:r w:rsidR="00083F74">
        <w:rPr>
          <w:rFonts w:eastAsia="SimSun" w:hint="eastAsia"/>
          <w:lang w:eastAsia="zh-CN"/>
        </w:rPr>
        <w:t xml:space="preserve">. </w:t>
      </w:r>
      <w:r w:rsidR="000E69AA">
        <w:rPr>
          <w:rFonts w:eastAsia="SimSun" w:hint="eastAsia"/>
          <w:lang w:eastAsia="zh-CN"/>
        </w:rPr>
        <w:t xml:space="preserve">There are two synthetic </w:t>
      </w:r>
      <w:r w:rsidR="009A78C9">
        <w:rPr>
          <w:rFonts w:eastAsia="SimSun" w:hint="eastAsia"/>
          <w:lang w:eastAsia="zh-CN"/>
        </w:rPr>
        <w:t xml:space="preserve">benchmarks </w:t>
      </w:r>
      <w:r w:rsidR="00471413">
        <w:rPr>
          <w:rFonts w:eastAsia="SimSun" w:hint="eastAsia"/>
          <w:lang w:eastAsia="zh-CN"/>
        </w:rPr>
        <w:t xml:space="preserve">with single clock domain </w:t>
      </w:r>
      <w:r w:rsidR="009A78C9">
        <w:rPr>
          <w:rFonts w:eastAsia="SimSun" w:hint="eastAsia"/>
          <w:lang w:eastAsia="zh-CN"/>
        </w:rPr>
        <w:t xml:space="preserve">containing large </w:t>
      </w:r>
      <w:r w:rsidR="00471413">
        <w:rPr>
          <w:rFonts w:eastAsia="SimSun" w:hint="eastAsia"/>
          <w:lang w:eastAsia="zh-CN"/>
        </w:rPr>
        <w:t xml:space="preserve">number of reactions to </w:t>
      </w:r>
      <w:r w:rsidR="0040751D">
        <w:rPr>
          <w:rFonts w:eastAsia="SimSun" w:hint="eastAsia"/>
          <w:lang w:eastAsia="zh-CN"/>
        </w:rPr>
        <w:t xml:space="preserve">serve as extreme cases. </w:t>
      </w:r>
      <w:r w:rsidR="00E75FF7">
        <w:rPr>
          <w:rFonts w:eastAsia="SimSun" w:hint="eastAsia"/>
          <w:lang w:eastAsia="zh-CN"/>
        </w:rPr>
        <w:t xml:space="preserve">The results of these experiments are presented in </w:t>
      </w:r>
      <w:r w:rsidR="00E75FF7">
        <w:rPr>
          <w:rFonts w:eastAsia="SimSun"/>
          <w:lang w:eastAsia="zh-CN"/>
        </w:rPr>
        <w:fldChar w:fldCharType="begin"/>
      </w:r>
      <w:r w:rsidR="00E75FF7">
        <w:rPr>
          <w:rFonts w:eastAsia="SimSun"/>
          <w:lang w:eastAsia="zh-CN"/>
        </w:rPr>
        <w:instrText xml:space="preserve"> </w:instrText>
      </w:r>
      <w:r w:rsidR="00E75FF7">
        <w:rPr>
          <w:rFonts w:eastAsia="SimSun" w:hint="eastAsia"/>
          <w:lang w:eastAsia="zh-CN"/>
        </w:rPr>
        <w:instrText>REF _Ref384156299 \r \h</w:instrText>
      </w:r>
      <w:r w:rsidR="00E75FF7">
        <w:rPr>
          <w:rFonts w:eastAsia="SimSun"/>
          <w:lang w:eastAsia="zh-CN"/>
        </w:rPr>
        <w:instrText xml:space="preserve"> </w:instrText>
      </w:r>
      <w:r w:rsidR="00E75FF7">
        <w:rPr>
          <w:rFonts w:eastAsia="SimSun"/>
          <w:lang w:eastAsia="zh-CN"/>
        </w:rPr>
      </w:r>
      <w:r w:rsidR="00E75FF7">
        <w:rPr>
          <w:rFonts w:eastAsia="SimSun"/>
          <w:lang w:eastAsia="zh-CN"/>
        </w:rPr>
        <w:fldChar w:fldCharType="separate"/>
      </w:r>
      <w:r w:rsidR="008419BC">
        <w:rPr>
          <w:rFonts w:eastAsia="SimSun"/>
          <w:lang w:eastAsia="zh-CN"/>
        </w:rPr>
        <w:t xml:space="preserve">TABLE III. </w:t>
      </w:r>
      <w:r w:rsidR="00E75FF7">
        <w:rPr>
          <w:rFonts w:eastAsia="SimSun"/>
          <w:lang w:eastAsia="zh-CN"/>
        </w:rPr>
        <w:fldChar w:fldCharType="end"/>
      </w:r>
      <w:r w:rsidR="00E75FF7">
        <w:rPr>
          <w:rFonts w:eastAsia="SimSun" w:hint="eastAsia"/>
          <w:lang w:eastAsia="zh-CN"/>
        </w:rPr>
        <w:t>We implement the Max-Plus algebra specified in [23] to calculate WCTTmax and WCTTmin. WCTTtight is obtained by running UPPAAL model checker.</w:t>
      </w:r>
    </w:p>
    <w:p w:rsidR="00445F66" w:rsidRDefault="00445F66" w:rsidP="00753F7B">
      <w:pPr>
        <w:pStyle w:val="BodyText"/>
        <w:rPr>
          <w:rFonts w:eastAsia="SimSun"/>
          <w:lang w:eastAsia="zh-CN"/>
        </w:rPr>
      </w:pPr>
      <w:r>
        <w:rPr>
          <w:rFonts w:eastAsia="SimSun" w:hint="eastAsia"/>
          <w:lang w:eastAsia="zh-CN"/>
        </w:rPr>
        <w:t>The complexity increased by tracking different numbers of signals when performing model checking based WCTT analysis is shown in TABLE IV.</w:t>
      </w:r>
    </w:p>
    <w:p w:rsidR="00445F66" w:rsidRDefault="00445F66" w:rsidP="00753F7B">
      <w:pPr>
        <w:pStyle w:val="BodyText"/>
        <w:rPr>
          <w:rFonts w:eastAsia="SimSun"/>
          <w:lang w:eastAsia="zh-CN"/>
        </w:rPr>
      </w:pPr>
      <w:r>
        <w:rPr>
          <w:rFonts w:eastAsia="SimSun" w:hint="eastAsia"/>
          <w:lang w:eastAsia="zh-CN"/>
        </w:rPr>
        <w:t>The performance of code optimization based on WCTT analysis is shown in TABLE V.</w:t>
      </w:r>
    </w:p>
    <w:p w:rsidR="00D85D7A" w:rsidRDefault="00D85D7A" w:rsidP="00753F7B">
      <w:pPr>
        <w:pStyle w:val="BodyText"/>
        <w:rPr>
          <w:ins w:id="1082" w:author="Zhenmin Li" w:date="2014-04-05T15:42:00Z"/>
          <w:rFonts w:eastAsia="SimSun"/>
          <w:lang w:eastAsia="zh-CN"/>
        </w:rPr>
      </w:pPr>
      <w:r>
        <w:rPr>
          <w:rFonts w:eastAsia="SimSun" w:hint="eastAsia"/>
          <w:lang w:eastAsia="zh-CN"/>
        </w:rPr>
        <w:t>//TODO results are testbench dependent.</w:t>
      </w:r>
    </w:p>
    <w:p w:rsidR="003F59E2" w:rsidRPr="00D17F56" w:rsidRDefault="003F59E2" w:rsidP="00753F7B">
      <w:pPr>
        <w:pStyle w:val="BodyText"/>
        <w:rPr>
          <w:rFonts w:eastAsia="SimSun"/>
          <w:lang w:eastAsia="zh-CN"/>
        </w:rPr>
      </w:pPr>
      <w:ins w:id="1083" w:author="Zhenmin Li" w:date="2014-04-05T15:42:00Z">
        <w:r>
          <w:rPr>
            <w:rFonts w:eastAsia="SimSun" w:hint="eastAsia"/>
            <w:lang w:eastAsia="zh-CN"/>
          </w:rPr>
          <w:t xml:space="preserve">//Delete </w:t>
        </w:r>
      </w:ins>
      <w:ins w:id="1084" w:author="Zhenmin Li" w:date="2014-04-05T15:43:00Z">
        <w:r w:rsidR="00DF7C0E">
          <w:rPr>
            <w:rFonts w:eastAsia="SimSun" w:hint="eastAsia"/>
            <w:lang w:eastAsia="zh-CN"/>
          </w:rPr>
          <w:t>all</w:t>
        </w:r>
      </w:ins>
      <w:ins w:id="1085" w:author="Zhenmin Li" w:date="2014-04-05T15:42:00Z">
        <w:r>
          <w:rPr>
            <w:rFonts w:eastAsia="SimSun" w:hint="eastAsia"/>
            <w:lang w:eastAsia="zh-CN"/>
          </w:rPr>
          <w:t xml:space="preserve"> ConveyorController</w:t>
        </w:r>
      </w:ins>
    </w:p>
    <w:p w:rsidR="00EE4362" w:rsidRDefault="00C5553B" w:rsidP="00D17F56">
      <w:pPr>
        <w:pStyle w:val="Heading1"/>
        <w:rPr>
          <w:lang w:eastAsia="zh-CN"/>
        </w:rPr>
      </w:pPr>
      <w:r>
        <w:rPr>
          <w:rFonts w:hint="eastAsia"/>
          <w:lang w:eastAsia="zh-CN"/>
        </w:rPr>
        <w:t>Conclutions</w:t>
      </w:r>
    </w:p>
    <w:p w:rsidR="00D17F56" w:rsidRPr="00D17F56" w:rsidRDefault="00D17F56" w:rsidP="00D17F56">
      <w:pPr>
        <w:rPr>
          <w:lang w:eastAsia="zh-CN"/>
        </w:rPr>
      </w:pPr>
    </w:p>
    <w:p w:rsidR="008A55B5" w:rsidRDefault="008A55B5">
      <w:pPr>
        <w:pStyle w:val="Heading5"/>
        <w:rPr>
          <w:rFonts w:eastAsia="MS Mincho"/>
        </w:rPr>
      </w:pPr>
      <w:r>
        <w:rPr>
          <w:rFonts w:eastAsia="MS Mincho"/>
        </w:rPr>
        <w:t>References</w:t>
      </w:r>
    </w:p>
    <w:p w:rsidR="0092479B" w:rsidRPr="0092479B" w:rsidRDefault="0092479B" w:rsidP="0092479B">
      <w:pPr>
        <w:pStyle w:val="references"/>
        <w:rPr>
          <w:rFonts w:eastAsia="MS Mincho"/>
        </w:rPr>
      </w:pPr>
      <w:r w:rsidRPr="0092479B">
        <w:rPr>
          <w:rFonts w:eastAsia="MS Mincho"/>
        </w:rPr>
        <w:t>J. Stankovic and K. Ramamritham, editors. Tutorial on Hard Real-Time Systems. IEEE Computer Society Press, 1988.</w:t>
      </w:r>
    </w:p>
    <w:p w:rsidR="0092479B" w:rsidRPr="0092479B" w:rsidRDefault="0092479B" w:rsidP="0092479B">
      <w:pPr>
        <w:pStyle w:val="references"/>
        <w:rPr>
          <w:rFonts w:eastAsia="MS Mincho"/>
        </w:rPr>
      </w:pPr>
      <w:r w:rsidRPr="0092479B">
        <w:rPr>
          <w:rFonts w:eastAsia="MS Mincho"/>
        </w:rPr>
        <w:t>Knight, J.C., 2002. Safety critical systems: Challenges and directions. Proceeding of the 24th International Conference on Software Engineering, May 19-25, IEEE Xplore Press, Orlando, Florida, pp: 547-550.</w:t>
      </w:r>
    </w:p>
    <w:p w:rsidR="0092479B" w:rsidRPr="0092479B" w:rsidRDefault="0092479B" w:rsidP="0092479B">
      <w:pPr>
        <w:pStyle w:val="references"/>
        <w:rPr>
          <w:rFonts w:eastAsia="MS Mincho"/>
        </w:rPr>
      </w:pPr>
      <w:r w:rsidRPr="0092479B">
        <w:rPr>
          <w:rFonts w:eastAsia="MS Mincho"/>
        </w:rPr>
        <w:t>Nicolas Halbwachs. Synchronous Programming of Reactivce Systems.</w:t>
      </w:r>
    </w:p>
    <w:p w:rsidR="0092479B" w:rsidRPr="0092479B" w:rsidRDefault="0092479B" w:rsidP="0092479B">
      <w:pPr>
        <w:pStyle w:val="references"/>
        <w:rPr>
          <w:rFonts w:eastAsia="MS Mincho"/>
        </w:rPr>
      </w:pPr>
      <w:r w:rsidRPr="0092479B">
        <w:rPr>
          <w:rFonts w:eastAsia="MS Mincho"/>
        </w:rPr>
        <w:t>Compiling ESTEREL</w:t>
      </w:r>
    </w:p>
    <w:p w:rsidR="0092479B" w:rsidRPr="0092479B" w:rsidRDefault="0092479B" w:rsidP="0092479B">
      <w:pPr>
        <w:pStyle w:val="references"/>
        <w:rPr>
          <w:rFonts w:eastAsia="MS Mincho"/>
        </w:rPr>
      </w:pPr>
      <w:r w:rsidRPr="0092479B">
        <w:rPr>
          <w:rFonts w:eastAsia="MS Mincho"/>
        </w:rPr>
        <w:t xml:space="preserve">A. Benveniste and G. Berry. The synchronous approach to reactive and real-time systems. Proceedings of the IEEE, 79(9):1270–1282, 1991. </w:t>
      </w:r>
    </w:p>
    <w:p w:rsidR="0092479B" w:rsidRPr="0092479B" w:rsidRDefault="0092479B" w:rsidP="0092479B">
      <w:pPr>
        <w:pStyle w:val="references"/>
        <w:rPr>
          <w:rFonts w:eastAsia="MS Mincho"/>
        </w:rPr>
      </w:pPr>
      <w:r w:rsidRPr="0092479B">
        <w:rPr>
          <w:rFonts w:eastAsia="MS Mincho"/>
        </w:rPr>
        <w:t>The synchronous languages 12 years later</w:t>
      </w:r>
    </w:p>
    <w:p w:rsidR="0092479B" w:rsidRPr="0092479B" w:rsidRDefault="0092479B" w:rsidP="0092479B">
      <w:pPr>
        <w:pStyle w:val="references"/>
        <w:rPr>
          <w:rFonts w:eastAsia="MS Mincho"/>
        </w:rPr>
      </w:pPr>
      <w:r w:rsidRPr="0092479B">
        <w:rPr>
          <w:rFonts w:eastAsia="MS Mincho"/>
        </w:rPr>
        <w:lastRenderedPageBreak/>
        <w:t>G. Berry and G. Gonthier. The esterel synchronous programming language: Design, semantics, implementation. Science of Computer Programming, 19(2):87–152, 1992.</w:t>
      </w:r>
    </w:p>
    <w:p w:rsidR="0092479B" w:rsidRPr="0092479B" w:rsidRDefault="0092479B" w:rsidP="0092479B">
      <w:pPr>
        <w:pStyle w:val="references"/>
        <w:rPr>
          <w:rFonts w:eastAsia="MS Mincho"/>
        </w:rPr>
      </w:pPr>
      <w:r w:rsidRPr="0092479B">
        <w:rPr>
          <w:rFonts w:eastAsia="MS Mincho"/>
        </w:rPr>
        <w:t>N. Halbwachs, P. Caspi, P. Raymond, and D. Pilaud. The synchronous data flow programming language LUSTRE. Proceedings of the IEEE, 79(9):1305–1319, 1991.</w:t>
      </w:r>
    </w:p>
    <w:p w:rsidR="0092479B" w:rsidRPr="0092479B" w:rsidRDefault="0092479B" w:rsidP="0092479B">
      <w:pPr>
        <w:pStyle w:val="references"/>
        <w:rPr>
          <w:rFonts w:eastAsia="MS Mincho"/>
        </w:rPr>
      </w:pPr>
      <w:r w:rsidRPr="0092479B">
        <w:rPr>
          <w:rFonts w:eastAsia="MS Mincho"/>
        </w:rPr>
        <w:t>P. L. Guernic, T. Gauthier, M. L. Borgne, and C. L. Maire. Programming real-time applications with signal. Proceedings of the IEEE, 79(9), 1991.</w:t>
      </w:r>
    </w:p>
    <w:p w:rsidR="0092479B" w:rsidRPr="0092479B" w:rsidRDefault="0092479B" w:rsidP="0092479B">
      <w:pPr>
        <w:pStyle w:val="references"/>
        <w:rPr>
          <w:rFonts w:eastAsia="MS Mincho"/>
        </w:rPr>
      </w:pPr>
      <w:r w:rsidRPr="0092479B">
        <w:rPr>
          <w:rFonts w:eastAsia="MS Mincho"/>
        </w:rPr>
        <w:t>Leveraging Synchronous Language Principles for Heterogeneous Modeling and Design of Embedded Systems</w:t>
      </w:r>
    </w:p>
    <w:p w:rsidR="0092479B" w:rsidRPr="0092479B" w:rsidRDefault="0092479B" w:rsidP="0092479B">
      <w:pPr>
        <w:pStyle w:val="references"/>
        <w:rPr>
          <w:rFonts w:eastAsia="MS Mincho"/>
        </w:rPr>
      </w:pPr>
      <w:r w:rsidRPr="0092479B">
        <w:rPr>
          <w:rFonts w:eastAsia="MS Mincho"/>
        </w:rPr>
        <w:t>Keating M, Bricaud P. Reuse methodology manual: for system-on-a-chip designs. Norwell, MA, USA: KluwerAcademicPublishers; 1998.</w:t>
      </w:r>
    </w:p>
    <w:p w:rsidR="0092479B" w:rsidRPr="0092479B" w:rsidRDefault="0092479B" w:rsidP="0092479B">
      <w:pPr>
        <w:pStyle w:val="references"/>
        <w:rPr>
          <w:rFonts w:eastAsia="MS Mincho"/>
        </w:rPr>
      </w:pPr>
      <w:r w:rsidRPr="0092479B">
        <w:rPr>
          <w:rFonts w:eastAsia="MS Mincho"/>
        </w:rPr>
        <w:t>Tranoris C, Thramboulidis K. A tool supported engineering process for developing control applications. ComputInd 2006;57(5):462–72</w:t>
      </w:r>
    </w:p>
    <w:p w:rsidR="0092479B" w:rsidRPr="0092479B" w:rsidRDefault="0092479B" w:rsidP="0092479B">
      <w:pPr>
        <w:pStyle w:val="references"/>
        <w:rPr>
          <w:rFonts w:eastAsia="MS Mincho"/>
        </w:rPr>
      </w:pPr>
      <w:r w:rsidRPr="0092479B">
        <w:rPr>
          <w:rFonts w:eastAsia="MS Mincho"/>
        </w:rPr>
        <w:t>The SystemJ Approach to System-Level Design</w:t>
      </w:r>
    </w:p>
    <w:p w:rsidR="0092479B" w:rsidRPr="0092479B" w:rsidRDefault="0092479B" w:rsidP="0092479B">
      <w:pPr>
        <w:pStyle w:val="references"/>
        <w:rPr>
          <w:rFonts w:eastAsia="MS Mincho"/>
        </w:rPr>
      </w:pPr>
      <w:r w:rsidRPr="0092479B">
        <w:rPr>
          <w:rFonts w:eastAsia="MS Mincho"/>
        </w:rPr>
        <w:t>A. Malik, Z. Salcic, P. Roop, A. Girault: SystemJ: A GALS language for system level design, Elsevier Comput. Lang. Syst. Struct., vol. 36, 2010, pp. 317-344</w:t>
      </w:r>
    </w:p>
    <w:p w:rsidR="0092479B" w:rsidRPr="0092479B" w:rsidRDefault="0092479B" w:rsidP="0092479B">
      <w:pPr>
        <w:pStyle w:val="references"/>
        <w:rPr>
          <w:rFonts w:eastAsia="MS Mincho"/>
        </w:rPr>
      </w:pPr>
      <w:r w:rsidRPr="0092479B">
        <w:rPr>
          <w:rFonts w:eastAsia="MS Mincho"/>
        </w:rPr>
        <w:t>Gérard Berry, The Esterel v5 Language Primer, Ecole des Mines and INRIA, 2004.</w:t>
      </w:r>
    </w:p>
    <w:p w:rsidR="0092479B" w:rsidRPr="0092479B" w:rsidRDefault="0092479B" w:rsidP="0092479B">
      <w:pPr>
        <w:pStyle w:val="references"/>
        <w:rPr>
          <w:rFonts w:eastAsia="MS Mincho"/>
        </w:rPr>
      </w:pPr>
      <w:r w:rsidRPr="0092479B">
        <w:rPr>
          <w:rFonts w:eastAsia="MS Mincho"/>
        </w:rPr>
        <w:t>C.A.R. Hoare, Communicating Sequential Processes, Prentice Hall, 1985.</w:t>
      </w:r>
    </w:p>
    <w:p w:rsidR="0092479B" w:rsidRPr="0092479B" w:rsidRDefault="0092479B" w:rsidP="0092479B">
      <w:pPr>
        <w:pStyle w:val="references"/>
        <w:rPr>
          <w:rFonts w:eastAsia="MS Mincho"/>
        </w:rPr>
      </w:pPr>
      <w:r w:rsidRPr="0092479B">
        <w:rPr>
          <w:rFonts w:eastAsia="MS Mincho"/>
        </w:rPr>
        <w:t>Luciano Lavagno , Alberto Sangiovanni-Vincentelli , Ellen Sentovich, Models of Computation for Embedded System Design, System-Level Synthesis, 45-102, Kluwer Academic Publishers, 1998.</w:t>
      </w:r>
    </w:p>
    <w:p w:rsidR="0092479B" w:rsidRPr="0092479B" w:rsidRDefault="0092479B" w:rsidP="0092479B">
      <w:pPr>
        <w:pStyle w:val="references"/>
        <w:rPr>
          <w:rFonts w:eastAsia="MS Mincho"/>
        </w:rPr>
      </w:pPr>
      <w:r w:rsidRPr="0092479B">
        <w:rPr>
          <w:rFonts w:eastAsia="MS Mincho"/>
        </w:rPr>
        <w:t>G. Berry, S. Ramesh, and R. K. Shyamasundar, Communicating reactive processes, Proceedings of the 20th ACM SIGPLAN-SIGACT symposium on Principles of programming languages, 1993, pp. 85–98</w:t>
      </w:r>
    </w:p>
    <w:p w:rsidR="0092479B" w:rsidRPr="0092479B" w:rsidRDefault="0092479B" w:rsidP="0092479B">
      <w:pPr>
        <w:pStyle w:val="references"/>
        <w:rPr>
          <w:rFonts w:eastAsia="MS Mincho"/>
        </w:rPr>
      </w:pPr>
      <w:r w:rsidRPr="0092479B">
        <w:rPr>
          <w:rFonts w:eastAsia="MS Mincho"/>
        </w:rPr>
        <w:t>S. Ramesh, Communicating reactive state machines: design, model and implementation, IFAC Workshop on Distributed Computer Control Systems, 1998.</w:t>
      </w:r>
    </w:p>
    <w:p w:rsidR="0092479B" w:rsidRPr="0092479B" w:rsidRDefault="0092479B" w:rsidP="0092479B">
      <w:pPr>
        <w:pStyle w:val="references"/>
        <w:rPr>
          <w:rFonts w:eastAsia="MS Mincho"/>
        </w:rPr>
      </w:pPr>
      <w:r w:rsidRPr="0092479B">
        <w:rPr>
          <w:rFonts w:eastAsia="MS Mincho"/>
        </w:rPr>
        <w:t>B. Rajan and R. K. Shyamasundar, Multiclock ESTEREL: A reactive framework for asynchronous design, Parallel and Distributed Processing Symposium, 2000. IPDPS 2000. Proceedings. 14th International, 2000, pp. 201–209.</w:t>
      </w:r>
    </w:p>
    <w:p w:rsidR="0092479B" w:rsidRPr="0092479B" w:rsidRDefault="0092479B" w:rsidP="0092479B">
      <w:pPr>
        <w:pStyle w:val="references"/>
        <w:rPr>
          <w:rFonts w:eastAsia="MS Mincho"/>
        </w:rPr>
      </w:pPr>
      <w:r w:rsidRPr="0092479B">
        <w:rPr>
          <w:rFonts w:eastAsia="MS Mincho"/>
        </w:rPr>
        <w:t>Reinhard Wilhelm, et al., The worst-case execution-time problem—overview of methods and survey of tools, ACM Transactions on Embedded Computing Systems (TECS) 7(3), 1–53 2008.</w:t>
      </w:r>
    </w:p>
    <w:p w:rsidR="0092479B" w:rsidRPr="0092479B" w:rsidRDefault="0092479B" w:rsidP="0092479B">
      <w:pPr>
        <w:pStyle w:val="references"/>
        <w:rPr>
          <w:rFonts w:eastAsia="MS Mincho"/>
        </w:rPr>
      </w:pPr>
      <w:r w:rsidRPr="0092479B">
        <w:rPr>
          <w:rFonts w:eastAsia="MS Mincho"/>
        </w:rPr>
        <w:t>Avinash Malik, Principia lingua SystemJ, PhD thesis, The University of Auckland, 2009.</w:t>
      </w:r>
    </w:p>
    <w:p w:rsidR="0092479B" w:rsidRPr="0092479B" w:rsidRDefault="0092479B" w:rsidP="0092479B">
      <w:pPr>
        <w:pStyle w:val="references"/>
        <w:rPr>
          <w:rFonts w:eastAsia="MS Mincho"/>
        </w:rPr>
      </w:pPr>
      <w:r w:rsidRPr="0092479B">
        <w:rPr>
          <w:rFonts w:eastAsia="MS Mincho"/>
        </w:rPr>
        <w:t>Marian Boldt, Claus Traulsen, and Reinhard von Hanxleden, Worst Case Reaction Time Analysis of Concurrent Reactive Programs, Electronic Notes in Theoretical Computer Science (ENTCS), Volume 203 Issue 4, Pages 65-79, Jun 2008.</w:t>
      </w:r>
    </w:p>
    <w:p w:rsidR="0092479B" w:rsidRPr="0092479B" w:rsidRDefault="0092479B" w:rsidP="0092479B">
      <w:pPr>
        <w:pStyle w:val="references"/>
        <w:rPr>
          <w:rFonts w:eastAsia="MS Mincho"/>
        </w:rPr>
      </w:pPr>
      <w:r w:rsidRPr="0092479B">
        <w:rPr>
          <w:rFonts w:eastAsia="MS Mincho"/>
        </w:rPr>
        <w:t>V. Bertin and et al. Taxys = Esterel + Kronos - a tool for verifying real-time properties of embedded systems. In IEEE Conference on Decision and Control, 2001.</w:t>
      </w:r>
    </w:p>
    <w:p w:rsidR="0092479B" w:rsidRPr="0092479B" w:rsidRDefault="0092479B" w:rsidP="0092479B">
      <w:pPr>
        <w:pStyle w:val="references"/>
        <w:rPr>
          <w:rFonts w:eastAsia="MS Mincho"/>
        </w:rPr>
      </w:pPr>
      <w:r w:rsidRPr="0092479B">
        <w:rPr>
          <w:rFonts w:eastAsia="MS Mincho"/>
        </w:rPr>
        <w:t>P. S. Roop, S. Andalam, R. von Hanxleden, S. Yuan, and C. Traulsen. Tight WCRT analysis for synchronous C programs. In Proceedings of the International Conference on Compilers, Architecture, and Synthesis for Embedded Systems (CASES’09), Grenoble, France, October 2009. IEEE.</w:t>
      </w:r>
    </w:p>
    <w:p w:rsidR="0092479B" w:rsidRPr="0092479B" w:rsidRDefault="0092479B" w:rsidP="0092479B">
      <w:pPr>
        <w:pStyle w:val="references"/>
        <w:rPr>
          <w:rFonts w:eastAsia="MS Mincho"/>
        </w:rPr>
      </w:pPr>
      <w:r w:rsidRPr="0092479B">
        <w:rPr>
          <w:rFonts w:eastAsia="MS Mincho"/>
        </w:rPr>
        <w:t>Pruning Infeasible Paths for Tight WCRT Analysis of Synchronous Programs</w:t>
      </w:r>
    </w:p>
    <w:p w:rsidR="0092479B" w:rsidRPr="0092479B" w:rsidRDefault="0092479B" w:rsidP="0092479B">
      <w:pPr>
        <w:pStyle w:val="references"/>
        <w:rPr>
          <w:rFonts w:eastAsia="MS Mincho"/>
        </w:rPr>
      </w:pPr>
      <w:r w:rsidRPr="0092479B">
        <w:rPr>
          <w:rFonts w:eastAsia="MS Mincho"/>
        </w:rPr>
        <w:t>Efficient WCRT Analysis of Synchronous Programs using Reachability</w:t>
      </w:r>
    </w:p>
    <w:p w:rsidR="0092479B" w:rsidRPr="0092479B" w:rsidRDefault="0092479B" w:rsidP="0092479B">
      <w:pPr>
        <w:pStyle w:val="references"/>
        <w:rPr>
          <w:rFonts w:eastAsia="MS Mincho"/>
        </w:rPr>
      </w:pPr>
      <w:r w:rsidRPr="0092479B">
        <w:rPr>
          <w:rFonts w:eastAsia="MS Mincho"/>
        </w:rPr>
        <w:t>L. Ju, B. K. Huynh, A. Roychoudhury, and S. Chakraborty. Performance debugging of Esterel specifications. In CODES+ISSS, pages 173–178, 2008.</w:t>
      </w:r>
    </w:p>
    <w:p w:rsidR="0092479B" w:rsidRPr="0092479B" w:rsidRDefault="0092479B" w:rsidP="0092479B">
      <w:pPr>
        <w:pStyle w:val="references"/>
        <w:rPr>
          <w:rFonts w:eastAsia="MS Mincho"/>
        </w:rPr>
      </w:pPr>
      <w:r w:rsidRPr="0092479B">
        <w:rPr>
          <w:rFonts w:eastAsia="MS Mincho"/>
        </w:rPr>
        <w:t>Context-sensitive timing analysis of Esterel programs</w:t>
      </w:r>
    </w:p>
    <w:p w:rsidR="0092479B" w:rsidRPr="0092479B" w:rsidRDefault="0092479B" w:rsidP="0092479B">
      <w:pPr>
        <w:pStyle w:val="references"/>
        <w:rPr>
          <w:rFonts w:eastAsia="MS Mincho"/>
        </w:rPr>
      </w:pPr>
      <w:r w:rsidRPr="0092479B">
        <w:rPr>
          <w:rFonts w:eastAsia="MS Mincho"/>
        </w:rPr>
        <w:t>L. Ju, B. K. Huynh, A. Roychoudhury, and S. Chakraborty. Timing analysis of esterel programs on general-purpose multiprocessors. In Proceedings of the 47th Design Automation Conference, DAC ’10, pages 48–51, New York, NY, USA, 2010. ACM.</w:t>
      </w:r>
    </w:p>
    <w:p w:rsidR="0092479B" w:rsidRPr="0092479B" w:rsidRDefault="0092479B" w:rsidP="0092479B">
      <w:pPr>
        <w:pStyle w:val="references"/>
        <w:rPr>
          <w:rFonts w:eastAsia="MS Mincho"/>
        </w:rPr>
      </w:pPr>
      <w:r w:rsidRPr="0092479B">
        <w:rPr>
          <w:rFonts w:eastAsia="MS Mincho"/>
        </w:rPr>
        <w:t>L. Yoong, P. Roop, Z. Salcic, “Compiling Esterel for Distributed Execution,” in Proceedings of Synchronous Languages, Applications and Programming, 2006.</w:t>
      </w:r>
    </w:p>
    <w:p w:rsidR="0092479B" w:rsidRPr="0092479B" w:rsidRDefault="0092479B" w:rsidP="0092479B">
      <w:pPr>
        <w:pStyle w:val="references"/>
        <w:rPr>
          <w:rFonts w:eastAsia="MS Mincho"/>
        </w:rPr>
      </w:pPr>
      <w:r w:rsidRPr="0092479B">
        <w:rPr>
          <w:rFonts w:eastAsia="MS Mincho"/>
        </w:rPr>
        <w:lastRenderedPageBreak/>
        <w:t>A. Malik, Z. Salcic, and P. S. Roop. SystemJ compilation using the tandem virtual machine</w:t>
      </w:r>
      <w:r w:rsidRPr="00493A10">
        <w:rPr>
          <w:rFonts w:hint="eastAsia"/>
          <w:lang w:eastAsia="zh-CN"/>
        </w:rPr>
        <w:t xml:space="preserve"> </w:t>
      </w:r>
      <w:r w:rsidRPr="0092479B">
        <w:rPr>
          <w:rFonts w:eastAsia="MS Mincho"/>
        </w:rPr>
        <w:t>approach. ACM Trans. Des. Autom. Electron. Syst., 14(3):1{37, 2009.</w:t>
      </w:r>
    </w:p>
    <w:p w:rsidR="0092479B" w:rsidRPr="0092479B" w:rsidRDefault="0092479B" w:rsidP="0092479B">
      <w:pPr>
        <w:pStyle w:val="references"/>
        <w:rPr>
          <w:rFonts w:eastAsia="MS Mincho"/>
        </w:rPr>
      </w:pPr>
      <w:r w:rsidRPr="0092479B">
        <w:rPr>
          <w:rFonts w:eastAsia="MS Mincho"/>
        </w:rPr>
        <w:t>A. Malik, Z. Salcic, A. Girault, A. Walker, S.C. Lee, A Customizable Multiprocessor for Globally Asynchronous Locally Synchronous Execution, Proceedings of Java Technologies for Real-time and Embedded Systems, Madrid, Spain, 2009, ACM.</w:t>
      </w:r>
    </w:p>
    <w:p w:rsidR="0092479B" w:rsidRPr="0092479B" w:rsidRDefault="0092479B" w:rsidP="0092479B">
      <w:pPr>
        <w:pStyle w:val="references"/>
        <w:rPr>
          <w:rFonts w:eastAsia="MS Mincho"/>
        </w:rPr>
      </w:pPr>
      <w:r w:rsidRPr="0092479B">
        <w:rPr>
          <w:rFonts w:eastAsia="MS Mincho"/>
        </w:rPr>
        <w:t>M. Nadeem, M. Biglari-Abhari, Z. Salcic, "RJOP - A customized Java processor for reactive embedded systems," Proceedings of the 48th Design Automation Conference (DAC), pp.1038-1043, 5-9 June 2011.</w:t>
      </w:r>
    </w:p>
    <w:p w:rsidR="0092479B" w:rsidRPr="0092479B" w:rsidRDefault="0092479B" w:rsidP="0092479B">
      <w:pPr>
        <w:pStyle w:val="references"/>
        <w:rPr>
          <w:rFonts w:eastAsia="MS Mincho"/>
        </w:rPr>
      </w:pPr>
      <w:r w:rsidRPr="0092479B">
        <w:rPr>
          <w:rFonts w:eastAsia="MS Mincho"/>
        </w:rPr>
        <w:t>M. Nadeem, M. Biglari-Abhari, Z. Salcic, GALS-JOP: A Java Embedded Processor for GALS Reactive Programs, IEEE Ninth International Conference on Dependable, Autonomic and Secure Computing (DASC), pp.292-299, 12-14 Dec. 2011.</w:t>
      </w:r>
    </w:p>
    <w:p w:rsidR="0092479B" w:rsidRPr="0092479B" w:rsidRDefault="0092479B" w:rsidP="0092479B">
      <w:pPr>
        <w:pStyle w:val="references"/>
        <w:rPr>
          <w:rFonts w:eastAsia="MS Mincho"/>
        </w:rPr>
      </w:pPr>
      <w:r w:rsidRPr="0092479B">
        <w:rPr>
          <w:rFonts w:eastAsia="MS Mincho"/>
        </w:rPr>
        <w:t>M. Nadeem, M. Biglari-Abhari, Z. Salcic, JOP-Plus - A Processor for Efficient Execution of Java Programs Extended with GALS Concurrency, Proceedings of the 17th Asia and South Pacific Design Automation Conference Technical Program, 2012, pp. 17-22.</w:t>
      </w:r>
    </w:p>
    <w:p w:rsidR="0092479B" w:rsidRPr="0092479B" w:rsidRDefault="0092479B" w:rsidP="0092479B">
      <w:pPr>
        <w:pStyle w:val="references"/>
        <w:rPr>
          <w:rFonts w:eastAsia="MS Mincho"/>
        </w:rPr>
      </w:pPr>
      <w:r w:rsidRPr="0092479B">
        <w:rPr>
          <w:rFonts w:eastAsia="MS Mincho"/>
        </w:rPr>
        <w:t>GALS-HMP: A heterogeneous multiprocessor for embedded applications</w:t>
      </w:r>
    </w:p>
    <w:p w:rsidR="0092479B" w:rsidRPr="0092479B" w:rsidRDefault="0092479B" w:rsidP="0092479B">
      <w:pPr>
        <w:pStyle w:val="references"/>
        <w:rPr>
          <w:rFonts w:eastAsia="MS Mincho"/>
        </w:rPr>
      </w:pPr>
      <w:r w:rsidRPr="0092479B">
        <w:rPr>
          <w:rFonts w:eastAsia="MS Mincho"/>
        </w:rPr>
        <w:t>M. Schoeberl. JOP Reference Handbook: Building Embedded Systems with a Java Processor. 2009.</w:t>
      </w:r>
    </w:p>
    <w:p w:rsidR="008A55B5" w:rsidRPr="00AF5877" w:rsidRDefault="0092479B" w:rsidP="0092479B">
      <w:pPr>
        <w:pStyle w:val="references"/>
        <w:rPr>
          <w:rFonts w:eastAsia="MS Mincho"/>
        </w:rPr>
      </w:pPr>
      <w:r w:rsidRPr="0092479B">
        <w:rPr>
          <w:rFonts w:eastAsia="MS Mincho"/>
        </w:rPr>
        <w:t>Li, X., J. Lukoschus, M. Boldt, M. Harder and R. von Hanxleden, An Esterel Processor with Full Preemption Support and its Worst Case Reaction Time Analysis, in: Proceedings of the International Conference on Compilers, Architecture, and Synthesis for Embedded Systems (CASES) (2005), pp. 225–236.</w:t>
      </w:r>
    </w:p>
    <w:p w:rsidR="00CA1E24" w:rsidRPr="00EA6DA9" w:rsidRDefault="005F5FE5" w:rsidP="00CA1E24">
      <w:pPr>
        <w:pStyle w:val="references"/>
        <w:rPr>
          <w:rFonts w:eastAsia="MS Mincho"/>
        </w:rPr>
      </w:pPr>
      <w:r w:rsidRPr="005F5FE5">
        <w:rPr>
          <w:rFonts w:eastAsia="MS Mincho"/>
        </w:rPr>
        <w:t xml:space="preserve">Simon Yuan, Li Hsien Yoong, Sidharta Andalam, Partha S. Roop, and Zoran Salcic. 2009. A new multithreaded architecture supporting direct execution of Esterel. </w:t>
      </w:r>
      <w:r w:rsidRPr="005F5FE5">
        <w:rPr>
          <w:rFonts w:eastAsia="MS Mincho"/>
          <w:i/>
          <w:iCs/>
        </w:rPr>
        <w:t>EURASIP J. Embedded Syst.</w:t>
      </w:r>
      <w:r w:rsidRPr="005F5FE5">
        <w:rPr>
          <w:rFonts w:eastAsia="MS Mincho"/>
        </w:rPr>
        <w:t xml:space="preserve"> 2009, Article 4 (January 2009), 19 pages</w:t>
      </w:r>
      <w:r w:rsidR="00EA6DA9">
        <w:rPr>
          <w:rFonts w:eastAsiaTheme="minorEastAsia" w:hint="eastAsia"/>
          <w:lang w:eastAsia="zh-CN"/>
        </w:rPr>
        <w:t>.</w:t>
      </w:r>
    </w:p>
    <w:p w:rsidR="00B07312" w:rsidRPr="00963699" w:rsidRDefault="009E4DF0" w:rsidP="00963699">
      <w:pPr>
        <w:pStyle w:val="references"/>
        <w:rPr>
          <w:rFonts w:eastAsia="MS Mincho"/>
        </w:rPr>
      </w:pPr>
      <w:r w:rsidRPr="009E4DF0">
        <w:rPr>
          <w:rFonts w:eastAsia="MS Mincho"/>
          <w:lang w:val="en-NZ"/>
        </w:rPr>
        <w:t>P. S. Roop, S. Andalam, R. von Hanxleden, S. Yuan, and C. Traulsen.</w:t>
      </w:r>
      <w:r w:rsidRPr="009E4DF0">
        <w:rPr>
          <w:rFonts w:eastAsiaTheme="minorEastAsia" w:hint="eastAsia"/>
          <w:lang w:val="en-NZ" w:eastAsia="zh-CN"/>
        </w:rPr>
        <w:t xml:space="preserve"> </w:t>
      </w:r>
      <w:r w:rsidRPr="009E4DF0">
        <w:rPr>
          <w:rFonts w:eastAsia="MS Mincho"/>
          <w:lang w:val="en-NZ"/>
        </w:rPr>
        <w:t xml:space="preserve">Tight WCRT analysis for synchronous C programs. In </w:t>
      </w:r>
      <w:r w:rsidRPr="009E4DF0">
        <w:rPr>
          <w:rFonts w:eastAsia="MS Mincho"/>
          <w:i/>
          <w:iCs/>
          <w:lang w:val="en-NZ"/>
        </w:rPr>
        <w:t>Proceedings of</w:t>
      </w:r>
      <w:r w:rsidRPr="009E4DF0">
        <w:rPr>
          <w:rFonts w:eastAsiaTheme="minorEastAsia" w:hint="eastAsia"/>
          <w:i/>
          <w:iCs/>
          <w:lang w:val="en-NZ" w:eastAsia="zh-CN"/>
        </w:rPr>
        <w:t xml:space="preserve"> </w:t>
      </w:r>
      <w:r w:rsidRPr="009E4DF0">
        <w:rPr>
          <w:rFonts w:eastAsia="MS Mincho"/>
          <w:i/>
          <w:iCs/>
          <w:lang w:val="en-NZ"/>
        </w:rPr>
        <w:t>the International Conference on Compilers, Architecture, and Synthesis</w:t>
      </w:r>
      <w:r w:rsidRPr="009E4DF0">
        <w:rPr>
          <w:rFonts w:eastAsiaTheme="minorEastAsia" w:hint="eastAsia"/>
          <w:i/>
          <w:iCs/>
          <w:lang w:val="en-NZ" w:eastAsia="zh-CN"/>
        </w:rPr>
        <w:t xml:space="preserve"> </w:t>
      </w:r>
      <w:r w:rsidRPr="009E4DF0">
        <w:rPr>
          <w:rFonts w:eastAsia="MS Mincho"/>
          <w:i/>
          <w:iCs/>
          <w:lang w:val="en-NZ"/>
        </w:rPr>
        <w:t>for Embedded Systems (CASES</w:t>
      </w:r>
      <w:r w:rsidRPr="009E4DF0">
        <w:rPr>
          <w:rFonts w:eastAsia="MS Mincho" w:hint="eastAsia"/>
          <w:i/>
          <w:iCs/>
          <w:lang w:val="en-NZ"/>
        </w:rPr>
        <w:t>’</w:t>
      </w:r>
      <w:r w:rsidRPr="009E4DF0">
        <w:rPr>
          <w:rFonts w:eastAsia="MS Mincho"/>
          <w:i/>
          <w:iCs/>
          <w:lang w:val="en-NZ"/>
        </w:rPr>
        <w:t>09)</w:t>
      </w:r>
      <w:r w:rsidRPr="009E4DF0">
        <w:rPr>
          <w:rFonts w:eastAsia="MS Mincho"/>
          <w:lang w:val="en-NZ"/>
        </w:rPr>
        <w:t>, Grenoble, France, October 2009.</w:t>
      </w:r>
      <w:r>
        <w:rPr>
          <w:rFonts w:eastAsiaTheme="minorEastAsia" w:hint="eastAsia"/>
          <w:lang w:val="en-NZ" w:eastAsia="zh-CN"/>
        </w:rPr>
        <w:t xml:space="preserve"> </w:t>
      </w:r>
      <w:r w:rsidRPr="009E4DF0">
        <w:rPr>
          <w:rFonts w:eastAsia="MS Mincho"/>
          <w:lang w:val="en-NZ"/>
        </w:rPr>
        <w:t>IEEE.</w:t>
      </w:r>
    </w:p>
    <w:p w:rsidR="00CA1E24" w:rsidRPr="00ED3284" w:rsidRDefault="00FC5E87" w:rsidP="00FC5E87">
      <w:pPr>
        <w:pStyle w:val="references"/>
        <w:rPr>
          <w:rFonts w:eastAsia="MS Mincho"/>
        </w:rPr>
      </w:pPr>
      <w:r>
        <w:rPr>
          <w:rFonts w:eastAsiaTheme="minorEastAsia" w:hint="eastAsia"/>
          <w:lang w:eastAsia="zh-CN"/>
        </w:rPr>
        <w:t xml:space="preserve">S. </w:t>
      </w:r>
      <w:r w:rsidRPr="00FC5E87">
        <w:rPr>
          <w:rFonts w:eastAsia="MS Mincho"/>
        </w:rPr>
        <w:t>Andalam</w:t>
      </w:r>
      <w:r>
        <w:rPr>
          <w:rFonts w:eastAsiaTheme="minorEastAsia" w:hint="eastAsia"/>
          <w:lang w:eastAsia="zh-CN"/>
        </w:rPr>
        <w:t>, P.S.</w:t>
      </w:r>
      <w:r w:rsidRPr="00FC5E87">
        <w:rPr>
          <w:rFonts w:eastAsia="MS Mincho"/>
        </w:rPr>
        <w:t xml:space="preserve"> Roop, </w:t>
      </w:r>
      <w:r>
        <w:rPr>
          <w:rFonts w:eastAsiaTheme="minorEastAsia" w:hint="eastAsia"/>
          <w:lang w:eastAsia="zh-CN"/>
        </w:rPr>
        <w:t xml:space="preserve">A. </w:t>
      </w:r>
      <w:r w:rsidRPr="00FC5E87">
        <w:rPr>
          <w:rFonts w:eastAsia="MS Mincho"/>
        </w:rPr>
        <w:t xml:space="preserve">Girault, "Pruning infeasible paths for tight WCRT analysis of synchronous programs," </w:t>
      </w:r>
      <w:r w:rsidRPr="00FC5E87">
        <w:rPr>
          <w:rFonts w:eastAsia="MS Mincho"/>
          <w:i/>
          <w:iCs/>
        </w:rPr>
        <w:t>Design, Automation &amp; Test in Europe Conference &amp; Exhibition (DATE), 2011</w:t>
      </w:r>
      <w:r w:rsidRPr="00FC5E87">
        <w:rPr>
          <w:rFonts w:eastAsia="MS Mincho"/>
        </w:rPr>
        <w:t xml:space="preserve"> , vol., no., pp.1,6, 14-18 March 2011</w:t>
      </w:r>
    </w:p>
    <w:p w:rsidR="00ED3284" w:rsidRPr="00D16ACB" w:rsidRDefault="00ED3284" w:rsidP="00FC5E87">
      <w:pPr>
        <w:pStyle w:val="references"/>
        <w:rPr>
          <w:rFonts w:eastAsia="MS Mincho"/>
        </w:rPr>
      </w:pPr>
      <w:r w:rsidRPr="00ED3284">
        <w:rPr>
          <w:rFonts w:eastAsia="MS Mincho"/>
          <w:lang w:val="en-NZ"/>
        </w:rPr>
        <w:t xml:space="preserve">Uppaal tool. www.uppaal.com. last accessed on </w:t>
      </w:r>
      <w:r w:rsidR="00EC1E8B">
        <w:rPr>
          <w:rFonts w:eastAsiaTheme="minorEastAsia" w:hint="eastAsia"/>
          <w:lang w:val="en-NZ" w:eastAsia="zh-CN"/>
        </w:rPr>
        <w:t>April 2014</w:t>
      </w:r>
    </w:p>
    <w:p w:rsidR="00D16ACB" w:rsidRPr="00844B63" w:rsidRDefault="00D16ACB" w:rsidP="00FC5E87">
      <w:pPr>
        <w:pStyle w:val="references"/>
        <w:rPr>
          <w:ins w:id="1086" w:author="Avinash" w:date="2014-04-05T12:04:00Z"/>
          <w:rFonts w:eastAsia="MS Mincho"/>
          <w:rPrChange w:id="1087" w:author="Avinash" w:date="2014-04-05T12:04:00Z">
            <w:rPr>
              <w:ins w:id="1088" w:author="Avinash" w:date="2014-04-05T12:04:00Z"/>
              <w:rFonts w:eastAsiaTheme="minorEastAsia"/>
              <w:lang w:eastAsia="zh-CN"/>
            </w:rPr>
          </w:rPrChange>
        </w:rPr>
      </w:pPr>
      <w:r>
        <w:rPr>
          <w:rFonts w:eastAsiaTheme="minorEastAsia" w:hint="eastAsia"/>
          <w:lang w:eastAsia="zh-CN"/>
        </w:rPr>
        <w:t>A Tutorial on UPPAAL 4.0</w:t>
      </w:r>
    </w:p>
    <w:p w:rsidR="00844B63" w:rsidRDefault="00844B63">
      <w:pPr>
        <w:pStyle w:val="references"/>
        <w:numPr>
          <w:ilvl w:val="0"/>
          <w:numId w:val="0"/>
        </w:numPr>
        <w:ind w:left="360" w:hanging="360"/>
        <w:rPr>
          <w:ins w:id="1089" w:author="Avinash" w:date="2014-04-05T12:04:00Z"/>
          <w:rFonts w:eastAsiaTheme="minorEastAsia"/>
          <w:lang w:eastAsia="zh-CN"/>
        </w:rPr>
        <w:pPrChange w:id="1090" w:author="Avinash" w:date="2014-04-05T12:04:00Z">
          <w:pPr>
            <w:pStyle w:val="references"/>
          </w:pPr>
        </w:pPrChange>
      </w:pPr>
    </w:p>
    <w:p w:rsidR="00844B63" w:rsidRPr="00C5553B" w:rsidRDefault="00844B63" w:rsidP="00844B63">
      <w:pPr>
        <w:pStyle w:val="Heading1"/>
        <w:rPr>
          <w:ins w:id="1091" w:author="Avinash" w:date="2014-04-05T12:04:00Z"/>
          <w:lang w:eastAsia="zh-CN"/>
        </w:rPr>
      </w:pPr>
      <w:ins w:id="1092" w:author="Avinash" w:date="2014-04-05T12:04:00Z">
        <w:r>
          <w:rPr>
            <w:rFonts w:hint="eastAsia"/>
            <w:lang w:eastAsia="zh-CN"/>
          </w:rPr>
          <w:t>SystemJ Execution platform</w:t>
        </w:r>
      </w:ins>
    </w:p>
    <w:p w:rsidR="00844B63" w:rsidRPr="00AF5877" w:rsidRDefault="00844B63">
      <w:pPr>
        <w:pStyle w:val="references"/>
        <w:numPr>
          <w:ilvl w:val="0"/>
          <w:numId w:val="0"/>
        </w:numPr>
        <w:ind w:left="360" w:hanging="360"/>
        <w:rPr>
          <w:rFonts w:eastAsia="MS Mincho"/>
        </w:rPr>
        <w:pPrChange w:id="1093" w:author="Avinash" w:date="2014-04-05T12:04:00Z">
          <w:pPr>
            <w:pStyle w:val="references"/>
          </w:pPr>
        </w:pPrChange>
      </w:pPr>
    </w:p>
    <w:sectPr w:rsidR="00844B63" w:rsidRPr="00AF5877" w:rsidSect="00D17F56">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Malgun Gothic">
    <w:altName w:val="Arial Unicode MS"/>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C631F08"/>
    <w:multiLevelType w:val="hybridMultilevel"/>
    <w:tmpl w:val="E09C6E70"/>
    <w:lvl w:ilvl="0" w:tplc="38265B2A">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16120E"/>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60"/>
        </w:tabs>
        <w:ind w:left="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4CD5F63"/>
    <w:multiLevelType w:val="hybridMultilevel"/>
    <w:tmpl w:val="09DEF0CC"/>
    <w:lvl w:ilvl="0" w:tplc="94B805DC">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1"/>
  </w:num>
  <w:num w:numId="4">
    <w:abstractNumId w:val="5"/>
  </w:num>
  <w:num w:numId="5">
    <w:abstractNumId w:val="5"/>
  </w:num>
  <w:num w:numId="6">
    <w:abstractNumId w:val="5"/>
  </w:num>
  <w:num w:numId="7">
    <w:abstractNumId w:val="5"/>
  </w:num>
  <w:num w:numId="8">
    <w:abstractNumId w:val="6"/>
  </w:num>
  <w:num w:numId="9">
    <w:abstractNumId w:val="9"/>
  </w:num>
  <w:num w:numId="10">
    <w:abstractNumId w:val="4"/>
  </w:num>
  <w:num w:numId="11">
    <w:abstractNumId w:val="0"/>
  </w:num>
  <w:num w:numId="12">
    <w:abstractNumId w:val="10"/>
  </w:num>
  <w:num w:numId="13">
    <w:abstractNumId w:val="9"/>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7"/>
  </w:num>
  <w:num w:numId="24">
    <w:abstractNumId w:val="2"/>
  </w:num>
  <w:num w:numId="25">
    <w:abstractNumId w:val="8"/>
  </w:num>
  <w:num w:numId="26">
    <w:abstractNumId w:val="5"/>
  </w:num>
  <w:num w:numId="27">
    <w:abstractNumId w:val="5"/>
  </w:num>
  <w:num w:numId="28">
    <w:abstractNumId w:val="5"/>
  </w:num>
  <w:num w:numId="29">
    <w:abstractNumId w:val="5"/>
    <w:lvlOverride w:ilvl="0">
      <w:startOverride w:val="5"/>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36A5"/>
    <w:rsid w:val="00003C4B"/>
    <w:rsid w:val="000057C1"/>
    <w:rsid w:val="00005DAC"/>
    <w:rsid w:val="000122FD"/>
    <w:rsid w:val="000142BB"/>
    <w:rsid w:val="00023291"/>
    <w:rsid w:val="00025585"/>
    <w:rsid w:val="0002718F"/>
    <w:rsid w:val="000320DC"/>
    <w:rsid w:val="00034815"/>
    <w:rsid w:val="000356C6"/>
    <w:rsid w:val="000377D5"/>
    <w:rsid w:val="00040146"/>
    <w:rsid w:val="00040B78"/>
    <w:rsid w:val="0004390D"/>
    <w:rsid w:val="0004496E"/>
    <w:rsid w:val="00046C4E"/>
    <w:rsid w:val="00047C10"/>
    <w:rsid w:val="00055282"/>
    <w:rsid w:val="00056546"/>
    <w:rsid w:val="00057724"/>
    <w:rsid w:val="00061439"/>
    <w:rsid w:val="00065983"/>
    <w:rsid w:val="00067BB3"/>
    <w:rsid w:val="00070C0B"/>
    <w:rsid w:val="000711B5"/>
    <w:rsid w:val="00071BB0"/>
    <w:rsid w:val="00075F2D"/>
    <w:rsid w:val="000761AE"/>
    <w:rsid w:val="00080D40"/>
    <w:rsid w:val="00083F74"/>
    <w:rsid w:val="00084904"/>
    <w:rsid w:val="00086AF0"/>
    <w:rsid w:val="00087D3E"/>
    <w:rsid w:val="00093A18"/>
    <w:rsid w:val="00096E65"/>
    <w:rsid w:val="00097B9F"/>
    <w:rsid w:val="000A1316"/>
    <w:rsid w:val="000B4641"/>
    <w:rsid w:val="000B48C1"/>
    <w:rsid w:val="000B4CAD"/>
    <w:rsid w:val="000C1848"/>
    <w:rsid w:val="000C629B"/>
    <w:rsid w:val="000D5370"/>
    <w:rsid w:val="000D77B5"/>
    <w:rsid w:val="000D7B56"/>
    <w:rsid w:val="000E08D4"/>
    <w:rsid w:val="000E53A0"/>
    <w:rsid w:val="000E69AA"/>
    <w:rsid w:val="000E6CF2"/>
    <w:rsid w:val="000E6F17"/>
    <w:rsid w:val="000F39F5"/>
    <w:rsid w:val="000F462F"/>
    <w:rsid w:val="000F46EF"/>
    <w:rsid w:val="000F6067"/>
    <w:rsid w:val="000F74F7"/>
    <w:rsid w:val="00105BBA"/>
    <w:rsid w:val="00106AD4"/>
    <w:rsid w:val="0010711E"/>
    <w:rsid w:val="00111BE0"/>
    <w:rsid w:val="001166C4"/>
    <w:rsid w:val="00116DBB"/>
    <w:rsid w:val="001178C4"/>
    <w:rsid w:val="00117B3C"/>
    <w:rsid w:val="001214AA"/>
    <w:rsid w:val="00127EDD"/>
    <w:rsid w:val="00130BF2"/>
    <w:rsid w:val="00132E77"/>
    <w:rsid w:val="00135C30"/>
    <w:rsid w:val="00135EB1"/>
    <w:rsid w:val="00140678"/>
    <w:rsid w:val="00140C5F"/>
    <w:rsid w:val="0014197C"/>
    <w:rsid w:val="00143D93"/>
    <w:rsid w:val="00145FC0"/>
    <w:rsid w:val="0014605D"/>
    <w:rsid w:val="00146ED8"/>
    <w:rsid w:val="001473A1"/>
    <w:rsid w:val="00152D6E"/>
    <w:rsid w:val="001548F7"/>
    <w:rsid w:val="00155B11"/>
    <w:rsid w:val="0015604D"/>
    <w:rsid w:val="00163046"/>
    <w:rsid w:val="00166E82"/>
    <w:rsid w:val="00170669"/>
    <w:rsid w:val="0017152E"/>
    <w:rsid w:val="00172019"/>
    <w:rsid w:val="00172E53"/>
    <w:rsid w:val="00174E55"/>
    <w:rsid w:val="0017617F"/>
    <w:rsid w:val="001766C0"/>
    <w:rsid w:val="00177318"/>
    <w:rsid w:val="00181986"/>
    <w:rsid w:val="0018368A"/>
    <w:rsid w:val="00185445"/>
    <w:rsid w:val="001870DA"/>
    <w:rsid w:val="00195B08"/>
    <w:rsid w:val="001970E3"/>
    <w:rsid w:val="001A0DC5"/>
    <w:rsid w:val="001A1A01"/>
    <w:rsid w:val="001A2525"/>
    <w:rsid w:val="001A7A98"/>
    <w:rsid w:val="001B0316"/>
    <w:rsid w:val="001B2E91"/>
    <w:rsid w:val="001B3E86"/>
    <w:rsid w:val="001B590D"/>
    <w:rsid w:val="001B71AE"/>
    <w:rsid w:val="001C45DD"/>
    <w:rsid w:val="001C5819"/>
    <w:rsid w:val="001D1074"/>
    <w:rsid w:val="001D2155"/>
    <w:rsid w:val="001D45DA"/>
    <w:rsid w:val="001D6956"/>
    <w:rsid w:val="001D6F75"/>
    <w:rsid w:val="001E12FE"/>
    <w:rsid w:val="001E3758"/>
    <w:rsid w:val="001E66B9"/>
    <w:rsid w:val="001E737E"/>
    <w:rsid w:val="001F5635"/>
    <w:rsid w:val="00201D10"/>
    <w:rsid w:val="00204052"/>
    <w:rsid w:val="0020661F"/>
    <w:rsid w:val="002073BD"/>
    <w:rsid w:val="00207AD2"/>
    <w:rsid w:val="002127F8"/>
    <w:rsid w:val="00213C45"/>
    <w:rsid w:val="00213D08"/>
    <w:rsid w:val="00214D24"/>
    <w:rsid w:val="00215AF7"/>
    <w:rsid w:val="00217F3D"/>
    <w:rsid w:val="00220C38"/>
    <w:rsid w:val="00227120"/>
    <w:rsid w:val="00232455"/>
    <w:rsid w:val="00232837"/>
    <w:rsid w:val="00234192"/>
    <w:rsid w:val="00241904"/>
    <w:rsid w:val="0024798E"/>
    <w:rsid w:val="00250A89"/>
    <w:rsid w:val="00250C36"/>
    <w:rsid w:val="002529BC"/>
    <w:rsid w:val="00253DF8"/>
    <w:rsid w:val="00260F7E"/>
    <w:rsid w:val="002642D7"/>
    <w:rsid w:val="00266647"/>
    <w:rsid w:val="00267150"/>
    <w:rsid w:val="00271E80"/>
    <w:rsid w:val="00272B7D"/>
    <w:rsid w:val="00273B7D"/>
    <w:rsid w:val="00273D9F"/>
    <w:rsid w:val="00273F86"/>
    <w:rsid w:val="00274282"/>
    <w:rsid w:val="00276735"/>
    <w:rsid w:val="00277B50"/>
    <w:rsid w:val="002817F4"/>
    <w:rsid w:val="00281EC3"/>
    <w:rsid w:val="00283145"/>
    <w:rsid w:val="00283744"/>
    <w:rsid w:val="00283D24"/>
    <w:rsid w:val="002864A3"/>
    <w:rsid w:val="00292A01"/>
    <w:rsid w:val="00292C17"/>
    <w:rsid w:val="002939FF"/>
    <w:rsid w:val="00295D47"/>
    <w:rsid w:val="00296D29"/>
    <w:rsid w:val="002A0403"/>
    <w:rsid w:val="002A1161"/>
    <w:rsid w:val="002A135D"/>
    <w:rsid w:val="002A4D1D"/>
    <w:rsid w:val="002A76BC"/>
    <w:rsid w:val="002B3B81"/>
    <w:rsid w:val="002B3FF0"/>
    <w:rsid w:val="002B4F96"/>
    <w:rsid w:val="002B5CA4"/>
    <w:rsid w:val="002B5D8F"/>
    <w:rsid w:val="002C12F1"/>
    <w:rsid w:val="002C1E08"/>
    <w:rsid w:val="002C28D6"/>
    <w:rsid w:val="002C5ECB"/>
    <w:rsid w:val="002D6990"/>
    <w:rsid w:val="002E0725"/>
    <w:rsid w:val="002E12A5"/>
    <w:rsid w:val="002E4740"/>
    <w:rsid w:val="002E7260"/>
    <w:rsid w:val="002E7F2A"/>
    <w:rsid w:val="002F0131"/>
    <w:rsid w:val="002F0A74"/>
    <w:rsid w:val="002F0DCA"/>
    <w:rsid w:val="002F188C"/>
    <w:rsid w:val="002F2447"/>
    <w:rsid w:val="002F750B"/>
    <w:rsid w:val="00300F0A"/>
    <w:rsid w:val="00301AF7"/>
    <w:rsid w:val="00303000"/>
    <w:rsid w:val="00303365"/>
    <w:rsid w:val="00303822"/>
    <w:rsid w:val="003040EF"/>
    <w:rsid w:val="00306039"/>
    <w:rsid w:val="00310873"/>
    <w:rsid w:val="00310C22"/>
    <w:rsid w:val="00311764"/>
    <w:rsid w:val="003147ED"/>
    <w:rsid w:val="00316AE6"/>
    <w:rsid w:val="0032037F"/>
    <w:rsid w:val="00323AEA"/>
    <w:rsid w:val="00325D3A"/>
    <w:rsid w:val="0032618D"/>
    <w:rsid w:val="00326E55"/>
    <w:rsid w:val="00330847"/>
    <w:rsid w:val="003328FE"/>
    <w:rsid w:val="003344EA"/>
    <w:rsid w:val="00336849"/>
    <w:rsid w:val="00337DFA"/>
    <w:rsid w:val="00343C26"/>
    <w:rsid w:val="00344B17"/>
    <w:rsid w:val="00346173"/>
    <w:rsid w:val="00357604"/>
    <w:rsid w:val="00363F2F"/>
    <w:rsid w:val="00365C9C"/>
    <w:rsid w:val="003664F1"/>
    <w:rsid w:val="003677E4"/>
    <w:rsid w:val="00371451"/>
    <w:rsid w:val="00373A26"/>
    <w:rsid w:val="00374348"/>
    <w:rsid w:val="00375EF3"/>
    <w:rsid w:val="00376B2E"/>
    <w:rsid w:val="00381208"/>
    <w:rsid w:val="003838BD"/>
    <w:rsid w:val="003846ED"/>
    <w:rsid w:val="00385642"/>
    <w:rsid w:val="00386160"/>
    <w:rsid w:val="0038698C"/>
    <w:rsid w:val="00390E6B"/>
    <w:rsid w:val="00394C7F"/>
    <w:rsid w:val="003970E8"/>
    <w:rsid w:val="003A2E54"/>
    <w:rsid w:val="003A3060"/>
    <w:rsid w:val="003A3331"/>
    <w:rsid w:val="003A47B5"/>
    <w:rsid w:val="003A59A6"/>
    <w:rsid w:val="003A5DBA"/>
    <w:rsid w:val="003A6562"/>
    <w:rsid w:val="003A6B1A"/>
    <w:rsid w:val="003B10B4"/>
    <w:rsid w:val="003B14F8"/>
    <w:rsid w:val="003B4D39"/>
    <w:rsid w:val="003B5706"/>
    <w:rsid w:val="003B650D"/>
    <w:rsid w:val="003C009C"/>
    <w:rsid w:val="003C0FAA"/>
    <w:rsid w:val="003C2C1D"/>
    <w:rsid w:val="003C4372"/>
    <w:rsid w:val="003C63D1"/>
    <w:rsid w:val="003D075A"/>
    <w:rsid w:val="003D109F"/>
    <w:rsid w:val="003D27B6"/>
    <w:rsid w:val="003D669F"/>
    <w:rsid w:val="003D7DEA"/>
    <w:rsid w:val="003E06DD"/>
    <w:rsid w:val="003E18DD"/>
    <w:rsid w:val="003E24FD"/>
    <w:rsid w:val="003E303D"/>
    <w:rsid w:val="003E465B"/>
    <w:rsid w:val="003E465F"/>
    <w:rsid w:val="003E70D2"/>
    <w:rsid w:val="003F39E8"/>
    <w:rsid w:val="003F3AED"/>
    <w:rsid w:val="003F59E2"/>
    <w:rsid w:val="003F7E41"/>
    <w:rsid w:val="00400D92"/>
    <w:rsid w:val="00401980"/>
    <w:rsid w:val="00402538"/>
    <w:rsid w:val="00403329"/>
    <w:rsid w:val="004059FE"/>
    <w:rsid w:val="0040751D"/>
    <w:rsid w:val="0041098D"/>
    <w:rsid w:val="0041270C"/>
    <w:rsid w:val="00413ECA"/>
    <w:rsid w:val="0041459A"/>
    <w:rsid w:val="004151C2"/>
    <w:rsid w:val="00415922"/>
    <w:rsid w:val="00425F3A"/>
    <w:rsid w:val="004264B5"/>
    <w:rsid w:val="0043046B"/>
    <w:rsid w:val="00430FAD"/>
    <w:rsid w:val="00433733"/>
    <w:rsid w:val="0043477D"/>
    <w:rsid w:val="00436A34"/>
    <w:rsid w:val="004374B7"/>
    <w:rsid w:val="00440F3A"/>
    <w:rsid w:val="004418F5"/>
    <w:rsid w:val="00442B74"/>
    <w:rsid w:val="00442CFF"/>
    <w:rsid w:val="004430CF"/>
    <w:rsid w:val="004445B3"/>
    <w:rsid w:val="00445F66"/>
    <w:rsid w:val="0045360F"/>
    <w:rsid w:val="00453984"/>
    <w:rsid w:val="0045608D"/>
    <w:rsid w:val="00462830"/>
    <w:rsid w:val="00463576"/>
    <w:rsid w:val="00464983"/>
    <w:rsid w:val="00467E26"/>
    <w:rsid w:val="00470420"/>
    <w:rsid w:val="004706EA"/>
    <w:rsid w:val="0047090D"/>
    <w:rsid w:val="00470E73"/>
    <w:rsid w:val="00471413"/>
    <w:rsid w:val="00474E15"/>
    <w:rsid w:val="00476C6B"/>
    <w:rsid w:val="004806E1"/>
    <w:rsid w:val="00482A10"/>
    <w:rsid w:val="00485054"/>
    <w:rsid w:val="004856EB"/>
    <w:rsid w:val="0048574F"/>
    <w:rsid w:val="0048744B"/>
    <w:rsid w:val="00487A0F"/>
    <w:rsid w:val="00490731"/>
    <w:rsid w:val="004920DA"/>
    <w:rsid w:val="00493A10"/>
    <w:rsid w:val="004961F1"/>
    <w:rsid w:val="0049776D"/>
    <w:rsid w:val="004A031F"/>
    <w:rsid w:val="004A1CB5"/>
    <w:rsid w:val="004A34A0"/>
    <w:rsid w:val="004B3602"/>
    <w:rsid w:val="004B3E01"/>
    <w:rsid w:val="004B3F3E"/>
    <w:rsid w:val="004B568F"/>
    <w:rsid w:val="004B7704"/>
    <w:rsid w:val="004C068E"/>
    <w:rsid w:val="004C1701"/>
    <w:rsid w:val="004C2F16"/>
    <w:rsid w:val="004C4C05"/>
    <w:rsid w:val="004C5BB4"/>
    <w:rsid w:val="004C704E"/>
    <w:rsid w:val="004D1011"/>
    <w:rsid w:val="004D4723"/>
    <w:rsid w:val="004D6915"/>
    <w:rsid w:val="004E1225"/>
    <w:rsid w:val="004E1E55"/>
    <w:rsid w:val="004E290A"/>
    <w:rsid w:val="004E3B9E"/>
    <w:rsid w:val="004F01FF"/>
    <w:rsid w:val="004F134F"/>
    <w:rsid w:val="004F3982"/>
    <w:rsid w:val="004F6633"/>
    <w:rsid w:val="004F74BF"/>
    <w:rsid w:val="004F7657"/>
    <w:rsid w:val="00504D0F"/>
    <w:rsid w:val="00506097"/>
    <w:rsid w:val="00507D67"/>
    <w:rsid w:val="00512FBD"/>
    <w:rsid w:val="0051394C"/>
    <w:rsid w:val="0051569F"/>
    <w:rsid w:val="0051776D"/>
    <w:rsid w:val="00517F24"/>
    <w:rsid w:val="00521793"/>
    <w:rsid w:val="005237EB"/>
    <w:rsid w:val="00526FD4"/>
    <w:rsid w:val="00532F13"/>
    <w:rsid w:val="005460CF"/>
    <w:rsid w:val="0055023C"/>
    <w:rsid w:val="005541B6"/>
    <w:rsid w:val="005549F5"/>
    <w:rsid w:val="00556484"/>
    <w:rsid w:val="00560E9C"/>
    <w:rsid w:val="005640A1"/>
    <w:rsid w:val="00570A7D"/>
    <w:rsid w:val="00571336"/>
    <w:rsid w:val="00577F99"/>
    <w:rsid w:val="0058061D"/>
    <w:rsid w:val="0058118A"/>
    <w:rsid w:val="00586151"/>
    <w:rsid w:val="00591018"/>
    <w:rsid w:val="0059144E"/>
    <w:rsid w:val="005929C6"/>
    <w:rsid w:val="00592CDA"/>
    <w:rsid w:val="00593AA9"/>
    <w:rsid w:val="00594EBA"/>
    <w:rsid w:val="00597060"/>
    <w:rsid w:val="005A12FC"/>
    <w:rsid w:val="005A1B42"/>
    <w:rsid w:val="005A2F0C"/>
    <w:rsid w:val="005A33F5"/>
    <w:rsid w:val="005A405E"/>
    <w:rsid w:val="005A75D1"/>
    <w:rsid w:val="005A7932"/>
    <w:rsid w:val="005B2519"/>
    <w:rsid w:val="005B346A"/>
    <w:rsid w:val="005B520E"/>
    <w:rsid w:val="005B535B"/>
    <w:rsid w:val="005C0024"/>
    <w:rsid w:val="005C1F49"/>
    <w:rsid w:val="005C67A8"/>
    <w:rsid w:val="005D4107"/>
    <w:rsid w:val="005D5435"/>
    <w:rsid w:val="005D5564"/>
    <w:rsid w:val="005D58A1"/>
    <w:rsid w:val="005D7356"/>
    <w:rsid w:val="005E2E3D"/>
    <w:rsid w:val="005E45AC"/>
    <w:rsid w:val="005E5A33"/>
    <w:rsid w:val="005F0CE6"/>
    <w:rsid w:val="005F29CB"/>
    <w:rsid w:val="005F369F"/>
    <w:rsid w:val="005F50DF"/>
    <w:rsid w:val="005F543B"/>
    <w:rsid w:val="005F5FE5"/>
    <w:rsid w:val="005F638D"/>
    <w:rsid w:val="005F6710"/>
    <w:rsid w:val="00601344"/>
    <w:rsid w:val="00602EA7"/>
    <w:rsid w:val="0060410C"/>
    <w:rsid w:val="00604320"/>
    <w:rsid w:val="006043E9"/>
    <w:rsid w:val="00604863"/>
    <w:rsid w:val="00604D35"/>
    <w:rsid w:val="00605A06"/>
    <w:rsid w:val="006074B9"/>
    <w:rsid w:val="00607713"/>
    <w:rsid w:val="0061076B"/>
    <w:rsid w:val="006108A4"/>
    <w:rsid w:val="00610C9B"/>
    <w:rsid w:val="00613109"/>
    <w:rsid w:val="006137B6"/>
    <w:rsid w:val="0062216C"/>
    <w:rsid w:val="006250D8"/>
    <w:rsid w:val="0063060A"/>
    <w:rsid w:val="00630E93"/>
    <w:rsid w:val="006311E5"/>
    <w:rsid w:val="006333C5"/>
    <w:rsid w:val="00634542"/>
    <w:rsid w:val="00635EF4"/>
    <w:rsid w:val="00636B57"/>
    <w:rsid w:val="006400D2"/>
    <w:rsid w:val="00640821"/>
    <w:rsid w:val="0064104C"/>
    <w:rsid w:val="00643948"/>
    <w:rsid w:val="006460C3"/>
    <w:rsid w:val="006464E9"/>
    <w:rsid w:val="00647EC3"/>
    <w:rsid w:val="00651C44"/>
    <w:rsid w:val="0065491E"/>
    <w:rsid w:val="006565C2"/>
    <w:rsid w:val="00657234"/>
    <w:rsid w:val="006572CE"/>
    <w:rsid w:val="00657D67"/>
    <w:rsid w:val="00662A95"/>
    <w:rsid w:val="00662CD2"/>
    <w:rsid w:val="0066528B"/>
    <w:rsid w:val="00674871"/>
    <w:rsid w:val="00674D34"/>
    <w:rsid w:val="006777D7"/>
    <w:rsid w:val="00682C4B"/>
    <w:rsid w:val="006831A1"/>
    <w:rsid w:val="00683464"/>
    <w:rsid w:val="006835DE"/>
    <w:rsid w:val="00693137"/>
    <w:rsid w:val="0069363D"/>
    <w:rsid w:val="006937EC"/>
    <w:rsid w:val="00693EF0"/>
    <w:rsid w:val="00694867"/>
    <w:rsid w:val="00694873"/>
    <w:rsid w:val="00694A44"/>
    <w:rsid w:val="00695868"/>
    <w:rsid w:val="006A01BA"/>
    <w:rsid w:val="006A4475"/>
    <w:rsid w:val="006B078A"/>
    <w:rsid w:val="006B13E2"/>
    <w:rsid w:val="006B5A47"/>
    <w:rsid w:val="006B6F60"/>
    <w:rsid w:val="006B710F"/>
    <w:rsid w:val="006C0854"/>
    <w:rsid w:val="006C15A3"/>
    <w:rsid w:val="006C2842"/>
    <w:rsid w:val="006C2A35"/>
    <w:rsid w:val="006C39B5"/>
    <w:rsid w:val="006C4648"/>
    <w:rsid w:val="006C4D85"/>
    <w:rsid w:val="006D2490"/>
    <w:rsid w:val="006D54A8"/>
    <w:rsid w:val="006D7BFC"/>
    <w:rsid w:val="006E2ABF"/>
    <w:rsid w:val="006E35F7"/>
    <w:rsid w:val="006E4ACD"/>
    <w:rsid w:val="006E6C9A"/>
    <w:rsid w:val="006E7079"/>
    <w:rsid w:val="006F0ED2"/>
    <w:rsid w:val="006F1D7C"/>
    <w:rsid w:val="006F1D80"/>
    <w:rsid w:val="006F24F6"/>
    <w:rsid w:val="006F29B2"/>
    <w:rsid w:val="006F2D0D"/>
    <w:rsid w:val="006F3785"/>
    <w:rsid w:val="006F4003"/>
    <w:rsid w:val="006F656F"/>
    <w:rsid w:val="006F702F"/>
    <w:rsid w:val="006F7D09"/>
    <w:rsid w:val="006F7E16"/>
    <w:rsid w:val="00701B3D"/>
    <w:rsid w:val="00701E38"/>
    <w:rsid w:val="0070503D"/>
    <w:rsid w:val="00706B0D"/>
    <w:rsid w:val="00712946"/>
    <w:rsid w:val="00715ABB"/>
    <w:rsid w:val="0071685F"/>
    <w:rsid w:val="00717328"/>
    <w:rsid w:val="007204A3"/>
    <w:rsid w:val="0072064C"/>
    <w:rsid w:val="0072077B"/>
    <w:rsid w:val="00721B12"/>
    <w:rsid w:val="00722DBE"/>
    <w:rsid w:val="007259FD"/>
    <w:rsid w:val="00730634"/>
    <w:rsid w:val="0073263E"/>
    <w:rsid w:val="00732D91"/>
    <w:rsid w:val="00742932"/>
    <w:rsid w:val="007442B3"/>
    <w:rsid w:val="00747091"/>
    <w:rsid w:val="0075055B"/>
    <w:rsid w:val="0075162C"/>
    <w:rsid w:val="00753157"/>
    <w:rsid w:val="00753F7B"/>
    <w:rsid w:val="007567A5"/>
    <w:rsid w:val="007657DF"/>
    <w:rsid w:val="007674CA"/>
    <w:rsid w:val="00770317"/>
    <w:rsid w:val="00771D6B"/>
    <w:rsid w:val="00772F4A"/>
    <w:rsid w:val="00777136"/>
    <w:rsid w:val="00785FB0"/>
    <w:rsid w:val="007864E3"/>
    <w:rsid w:val="00787C5A"/>
    <w:rsid w:val="00790266"/>
    <w:rsid w:val="00790CDB"/>
    <w:rsid w:val="007919DE"/>
    <w:rsid w:val="00791AA4"/>
    <w:rsid w:val="00796019"/>
    <w:rsid w:val="007A0620"/>
    <w:rsid w:val="007A5163"/>
    <w:rsid w:val="007A6BAC"/>
    <w:rsid w:val="007B464C"/>
    <w:rsid w:val="007B490A"/>
    <w:rsid w:val="007B4CA8"/>
    <w:rsid w:val="007B698A"/>
    <w:rsid w:val="007B6A53"/>
    <w:rsid w:val="007B7299"/>
    <w:rsid w:val="007C0308"/>
    <w:rsid w:val="007C161A"/>
    <w:rsid w:val="007C3A7D"/>
    <w:rsid w:val="007C64E1"/>
    <w:rsid w:val="007D2730"/>
    <w:rsid w:val="007D36BF"/>
    <w:rsid w:val="007D3EE7"/>
    <w:rsid w:val="007D7899"/>
    <w:rsid w:val="007D7E8D"/>
    <w:rsid w:val="007E12DE"/>
    <w:rsid w:val="007E38EB"/>
    <w:rsid w:val="007F0600"/>
    <w:rsid w:val="007F119C"/>
    <w:rsid w:val="007F22EC"/>
    <w:rsid w:val="007F2700"/>
    <w:rsid w:val="007F64C6"/>
    <w:rsid w:val="008014D2"/>
    <w:rsid w:val="00801E41"/>
    <w:rsid w:val="00802AB4"/>
    <w:rsid w:val="00802F62"/>
    <w:rsid w:val="00803AF4"/>
    <w:rsid w:val="00805333"/>
    <w:rsid w:val="008054BC"/>
    <w:rsid w:val="0081023E"/>
    <w:rsid w:val="00810630"/>
    <w:rsid w:val="00811D0F"/>
    <w:rsid w:val="0081491E"/>
    <w:rsid w:val="008149F6"/>
    <w:rsid w:val="00815399"/>
    <w:rsid w:val="008179BC"/>
    <w:rsid w:val="00821974"/>
    <w:rsid w:val="00821B53"/>
    <w:rsid w:val="0082271B"/>
    <w:rsid w:val="00824CD8"/>
    <w:rsid w:val="00826601"/>
    <w:rsid w:val="00826D2A"/>
    <w:rsid w:val="00830E6E"/>
    <w:rsid w:val="00831738"/>
    <w:rsid w:val="008344E7"/>
    <w:rsid w:val="00834A95"/>
    <w:rsid w:val="00837E9C"/>
    <w:rsid w:val="00840815"/>
    <w:rsid w:val="008419BC"/>
    <w:rsid w:val="00841F8E"/>
    <w:rsid w:val="00842E17"/>
    <w:rsid w:val="0084468F"/>
    <w:rsid w:val="00844B63"/>
    <w:rsid w:val="00845E72"/>
    <w:rsid w:val="00846478"/>
    <w:rsid w:val="0085120A"/>
    <w:rsid w:val="008513FC"/>
    <w:rsid w:val="008514C6"/>
    <w:rsid w:val="00851CA8"/>
    <w:rsid w:val="00853747"/>
    <w:rsid w:val="00856FA9"/>
    <w:rsid w:val="00860A88"/>
    <w:rsid w:val="00864379"/>
    <w:rsid w:val="0086526C"/>
    <w:rsid w:val="008656B2"/>
    <w:rsid w:val="0087672D"/>
    <w:rsid w:val="00880F04"/>
    <w:rsid w:val="00884097"/>
    <w:rsid w:val="00884F11"/>
    <w:rsid w:val="00890CC8"/>
    <w:rsid w:val="00892D65"/>
    <w:rsid w:val="008937C9"/>
    <w:rsid w:val="00895CBC"/>
    <w:rsid w:val="00896DD0"/>
    <w:rsid w:val="0089748F"/>
    <w:rsid w:val="00897991"/>
    <w:rsid w:val="008A3E4D"/>
    <w:rsid w:val="008A44E5"/>
    <w:rsid w:val="008A55B5"/>
    <w:rsid w:val="008A5D7B"/>
    <w:rsid w:val="008A6773"/>
    <w:rsid w:val="008A73F4"/>
    <w:rsid w:val="008A75C8"/>
    <w:rsid w:val="008A7DAB"/>
    <w:rsid w:val="008B1384"/>
    <w:rsid w:val="008B187C"/>
    <w:rsid w:val="008B3439"/>
    <w:rsid w:val="008B4298"/>
    <w:rsid w:val="008B4925"/>
    <w:rsid w:val="008C02BB"/>
    <w:rsid w:val="008C0844"/>
    <w:rsid w:val="008C1DA3"/>
    <w:rsid w:val="008C367F"/>
    <w:rsid w:val="008D1797"/>
    <w:rsid w:val="008D4233"/>
    <w:rsid w:val="008D4F5D"/>
    <w:rsid w:val="008D58D3"/>
    <w:rsid w:val="008E1020"/>
    <w:rsid w:val="008E118F"/>
    <w:rsid w:val="008E172F"/>
    <w:rsid w:val="008E2383"/>
    <w:rsid w:val="008E541C"/>
    <w:rsid w:val="008E6125"/>
    <w:rsid w:val="008E6EB4"/>
    <w:rsid w:val="008E79A4"/>
    <w:rsid w:val="008F27F8"/>
    <w:rsid w:val="008F319C"/>
    <w:rsid w:val="008F32B3"/>
    <w:rsid w:val="008F48D8"/>
    <w:rsid w:val="009004F4"/>
    <w:rsid w:val="009016FA"/>
    <w:rsid w:val="00905FB6"/>
    <w:rsid w:val="0092240F"/>
    <w:rsid w:val="009228BF"/>
    <w:rsid w:val="009234EC"/>
    <w:rsid w:val="0092479B"/>
    <w:rsid w:val="00924C96"/>
    <w:rsid w:val="00930E1A"/>
    <w:rsid w:val="0093102A"/>
    <w:rsid w:val="0093378D"/>
    <w:rsid w:val="00933D5D"/>
    <w:rsid w:val="0093446F"/>
    <w:rsid w:val="00934581"/>
    <w:rsid w:val="00934B33"/>
    <w:rsid w:val="0094092A"/>
    <w:rsid w:val="009444D2"/>
    <w:rsid w:val="00944727"/>
    <w:rsid w:val="00947621"/>
    <w:rsid w:val="00950338"/>
    <w:rsid w:val="00951BC4"/>
    <w:rsid w:val="009531A9"/>
    <w:rsid w:val="009602AA"/>
    <w:rsid w:val="00963699"/>
    <w:rsid w:val="00963E36"/>
    <w:rsid w:val="009700D2"/>
    <w:rsid w:val="009706AA"/>
    <w:rsid w:val="0097105A"/>
    <w:rsid w:val="0097508D"/>
    <w:rsid w:val="00975E44"/>
    <w:rsid w:val="009810CD"/>
    <w:rsid w:val="00984065"/>
    <w:rsid w:val="00984D6C"/>
    <w:rsid w:val="00992336"/>
    <w:rsid w:val="00995B97"/>
    <w:rsid w:val="0099605B"/>
    <w:rsid w:val="00996FB9"/>
    <w:rsid w:val="009A6444"/>
    <w:rsid w:val="009A78C9"/>
    <w:rsid w:val="009A7EDC"/>
    <w:rsid w:val="009B2F21"/>
    <w:rsid w:val="009B7779"/>
    <w:rsid w:val="009C16E6"/>
    <w:rsid w:val="009C1F0C"/>
    <w:rsid w:val="009C245A"/>
    <w:rsid w:val="009C4A17"/>
    <w:rsid w:val="009C562A"/>
    <w:rsid w:val="009D01C0"/>
    <w:rsid w:val="009D3CFA"/>
    <w:rsid w:val="009D5703"/>
    <w:rsid w:val="009D687F"/>
    <w:rsid w:val="009E00DA"/>
    <w:rsid w:val="009E2564"/>
    <w:rsid w:val="009E4DF0"/>
    <w:rsid w:val="009E5180"/>
    <w:rsid w:val="009E6764"/>
    <w:rsid w:val="009E6985"/>
    <w:rsid w:val="009F683A"/>
    <w:rsid w:val="00A00770"/>
    <w:rsid w:val="00A03AAA"/>
    <w:rsid w:val="00A05903"/>
    <w:rsid w:val="00A065B7"/>
    <w:rsid w:val="00A11337"/>
    <w:rsid w:val="00A12196"/>
    <w:rsid w:val="00A12604"/>
    <w:rsid w:val="00A132AF"/>
    <w:rsid w:val="00A22A4E"/>
    <w:rsid w:val="00A27462"/>
    <w:rsid w:val="00A34267"/>
    <w:rsid w:val="00A36AB3"/>
    <w:rsid w:val="00A41D83"/>
    <w:rsid w:val="00A465C7"/>
    <w:rsid w:val="00A469E4"/>
    <w:rsid w:val="00A46FEE"/>
    <w:rsid w:val="00A510F7"/>
    <w:rsid w:val="00A552F3"/>
    <w:rsid w:val="00A55A13"/>
    <w:rsid w:val="00A62D96"/>
    <w:rsid w:val="00A67D79"/>
    <w:rsid w:val="00A701B3"/>
    <w:rsid w:val="00A722E9"/>
    <w:rsid w:val="00A73449"/>
    <w:rsid w:val="00A81067"/>
    <w:rsid w:val="00A860C8"/>
    <w:rsid w:val="00A96218"/>
    <w:rsid w:val="00AA4E02"/>
    <w:rsid w:val="00AB25F8"/>
    <w:rsid w:val="00AB47E0"/>
    <w:rsid w:val="00AB5129"/>
    <w:rsid w:val="00AB7945"/>
    <w:rsid w:val="00AC0E83"/>
    <w:rsid w:val="00AC1513"/>
    <w:rsid w:val="00AC1958"/>
    <w:rsid w:val="00AC2437"/>
    <w:rsid w:val="00AC26F2"/>
    <w:rsid w:val="00AC357C"/>
    <w:rsid w:val="00AC6519"/>
    <w:rsid w:val="00AC7280"/>
    <w:rsid w:val="00AC7679"/>
    <w:rsid w:val="00AD004A"/>
    <w:rsid w:val="00AD25B2"/>
    <w:rsid w:val="00AD42DF"/>
    <w:rsid w:val="00AD4AF1"/>
    <w:rsid w:val="00AE1CE4"/>
    <w:rsid w:val="00AE4B5C"/>
    <w:rsid w:val="00AF11B2"/>
    <w:rsid w:val="00AF12F9"/>
    <w:rsid w:val="00AF5877"/>
    <w:rsid w:val="00AF6017"/>
    <w:rsid w:val="00AF7FB3"/>
    <w:rsid w:val="00B027F6"/>
    <w:rsid w:val="00B07312"/>
    <w:rsid w:val="00B10D79"/>
    <w:rsid w:val="00B111E6"/>
    <w:rsid w:val="00B13FA7"/>
    <w:rsid w:val="00B14A14"/>
    <w:rsid w:val="00B17700"/>
    <w:rsid w:val="00B239FD"/>
    <w:rsid w:val="00B27363"/>
    <w:rsid w:val="00B2799E"/>
    <w:rsid w:val="00B27B3D"/>
    <w:rsid w:val="00B318EB"/>
    <w:rsid w:val="00B41207"/>
    <w:rsid w:val="00B421A5"/>
    <w:rsid w:val="00B45D21"/>
    <w:rsid w:val="00B47035"/>
    <w:rsid w:val="00B470FF"/>
    <w:rsid w:val="00B5079B"/>
    <w:rsid w:val="00B50AD6"/>
    <w:rsid w:val="00B53FFE"/>
    <w:rsid w:val="00B6010C"/>
    <w:rsid w:val="00B64521"/>
    <w:rsid w:val="00B6623F"/>
    <w:rsid w:val="00B67917"/>
    <w:rsid w:val="00B718C6"/>
    <w:rsid w:val="00B72CB6"/>
    <w:rsid w:val="00B7359A"/>
    <w:rsid w:val="00B76476"/>
    <w:rsid w:val="00B8077D"/>
    <w:rsid w:val="00B82E74"/>
    <w:rsid w:val="00B845F3"/>
    <w:rsid w:val="00B93A3A"/>
    <w:rsid w:val="00BA11E3"/>
    <w:rsid w:val="00BA229E"/>
    <w:rsid w:val="00BA387D"/>
    <w:rsid w:val="00BA6793"/>
    <w:rsid w:val="00BB36CF"/>
    <w:rsid w:val="00BB3A84"/>
    <w:rsid w:val="00BB49DB"/>
    <w:rsid w:val="00BB7060"/>
    <w:rsid w:val="00BC0C12"/>
    <w:rsid w:val="00BC547C"/>
    <w:rsid w:val="00BC71DA"/>
    <w:rsid w:val="00BE0895"/>
    <w:rsid w:val="00BE08FB"/>
    <w:rsid w:val="00BE0F8D"/>
    <w:rsid w:val="00BE18FB"/>
    <w:rsid w:val="00BE2FB6"/>
    <w:rsid w:val="00BE3908"/>
    <w:rsid w:val="00BE45E3"/>
    <w:rsid w:val="00BE470D"/>
    <w:rsid w:val="00BE6619"/>
    <w:rsid w:val="00BF02F7"/>
    <w:rsid w:val="00BF1032"/>
    <w:rsid w:val="00BF1E15"/>
    <w:rsid w:val="00BF5DC2"/>
    <w:rsid w:val="00BF5E00"/>
    <w:rsid w:val="00C004E2"/>
    <w:rsid w:val="00C02E31"/>
    <w:rsid w:val="00C0305D"/>
    <w:rsid w:val="00C038F2"/>
    <w:rsid w:val="00C05E1D"/>
    <w:rsid w:val="00C0655D"/>
    <w:rsid w:val="00C10762"/>
    <w:rsid w:val="00C13836"/>
    <w:rsid w:val="00C15F2E"/>
    <w:rsid w:val="00C17474"/>
    <w:rsid w:val="00C24968"/>
    <w:rsid w:val="00C25ECF"/>
    <w:rsid w:val="00C27476"/>
    <w:rsid w:val="00C32F2F"/>
    <w:rsid w:val="00C343E6"/>
    <w:rsid w:val="00C3499E"/>
    <w:rsid w:val="00C3507A"/>
    <w:rsid w:val="00C35359"/>
    <w:rsid w:val="00C37EEA"/>
    <w:rsid w:val="00C43EE3"/>
    <w:rsid w:val="00C5553B"/>
    <w:rsid w:val="00C60241"/>
    <w:rsid w:val="00C60CE1"/>
    <w:rsid w:val="00C6196C"/>
    <w:rsid w:val="00C6341A"/>
    <w:rsid w:val="00C663EF"/>
    <w:rsid w:val="00C70BF2"/>
    <w:rsid w:val="00C72139"/>
    <w:rsid w:val="00C72177"/>
    <w:rsid w:val="00C730DD"/>
    <w:rsid w:val="00C7366D"/>
    <w:rsid w:val="00C741A2"/>
    <w:rsid w:val="00C754AE"/>
    <w:rsid w:val="00C80F35"/>
    <w:rsid w:val="00C814E0"/>
    <w:rsid w:val="00C8403A"/>
    <w:rsid w:val="00C84A58"/>
    <w:rsid w:val="00C85DED"/>
    <w:rsid w:val="00C87623"/>
    <w:rsid w:val="00C87806"/>
    <w:rsid w:val="00C9096B"/>
    <w:rsid w:val="00C914B8"/>
    <w:rsid w:val="00C94340"/>
    <w:rsid w:val="00C96BC2"/>
    <w:rsid w:val="00C9735D"/>
    <w:rsid w:val="00CA0AA2"/>
    <w:rsid w:val="00CA1E24"/>
    <w:rsid w:val="00CA552C"/>
    <w:rsid w:val="00CB5FFB"/>
    <w:rsid w:val="00CB64B9"/>
    <w:rsid w:val="00CB66E6"/>
    <w:rsid w:val="00CB7B0B"/>
    <w:rsid w:val="00CB7BD5"/>
    <w:rsid w:val="00CB7F09"/>
    <w:rsid w:val="00CC192A"/>
    <w:rsid w:val="00CC48E3"/>
    <w:rsid w:val="00CC7C5E"/>
    <w:rsid w:val="00CD1510"/>
    <w:rsid w:val="00CD1C2C"/>
    <w:rsid w:val="00CD2215"/>
    <w:rsid w:val="00CD5E7C"/>
    <w:rsid w:val="00CD7D15"/>
    <w:rsid w:val="00CE1227"/>
    <w:rsid w:val="00CE5192"/>
    <w:rsid w:val="00CF15B2"/>
    <w:rsid w:val="00CF333D"/>
    <w:rsid w:val="00D00407"/>
    <w:rsid w:val="00D00A7C"/>
    <w:rsid w:val="00D05460"/>
    <w:rsid w:val="00D061E0"/>
    <w:rsid w:val="00D07409"/>
    <w:rsid w:val="00D114D0"/>
    <w:rsid w:val="00D14A21"/>
    <w:rsid w:val="00D16ACB"/>
    <w:rsid w:val="00D17C16"/>
    <w:rsid w:val="00D17F56"/>
    <w:rsid w:val="00D237A3"/>
    <w:rsid w:val="00D27146"/>
    <w:rsid w:val="00D31305"/>
    <w:rsid w:val="00D338EC"/>
    <w:rsid w:val="00D373F5"/>
    <w:rsid w:val="00D4023A"/>
    <w:rsid w:val="00D427D0"/>
    <w:rsid w:val="00D43661"/>
    <w:rsid w:val="00D510C9"/>
    <w:rsid w:val="00D519DB"/>
    <w:rsid w:val="00D53C45"/>
    <w:rsid w:val="00D54AE0"/>
    <w:rsid w:val="00D54D0B"/>
    <w:rsid w:val="00D60733"/>
    <w:rsid w:val="00D61EFF"/>
    <w:rsid w:val="00D6568E"/>
    <w:rsid w:val="00D6656B"/>
    <w:rsid w:val="00D67053"/>
    <w:rsid w:val="00D71B73"/>
    <w:rsid w:val="00D76E60"/>
    <w:rsid w:val="00D80226"/>
    <w:rsid w:val="00D8226B"/>
    <w:rsid w:val="00D85D7A"/>
    <w:rsid w:val="00D87FCB"/>
    <w:rsid w:val="00D9156D"/>
    <w:rsid w:val="00D94B67"/>
    <w:rsid w:val="00D94E44"/>
    <w:rsid w:val="00D975BB"/>
    <w:rsid w:val="00D977E3"/>
    <w:rsid w:val="00DA3392"/>
    <w:rsid w:val="00DA4B33"/>
    <w:rsid w:val="00DA6C8B"/>
    <w:rsid w:val="00DB3983"/>
    <w:rsid w:val="00DB5066"/>
    <w:rsid w:val="00DB6321"/>
    <w:rsid w:val="00DB6802"/>
    <w:rsid w:val="00DC6667"/>
    <w:rsid w:val="00DC6D45"/>
    <w:rsid w:val="00DD5497"/>
    <w:rsid w:val="00DD5BE6"/>
    <w:rsid w:val="00DD5E90"/>
    <w:rsid w:val="00DD653E"/>
    <w:rsid w:val="00DD6685"/>
    <w:rsid w:val="00DD7ED5"/>
    <w:rsid w:val="00DE24DC"/>
    <w:rsid w:val="00DE3F0C"/>
    <w:rsid w:val="00DE46A9"/>
    <w:rsid w:val="00DE6E65"/>
    <w:rsid w:val="00DE7326"/>
    <w:rsid w:val="00DF2F6C"/>
    <w:rsid w:val="00DF4AE6"/>
    <w:rsid w:val="00DF6F9D"/>
    <w:rsid w:val="00DF7C0E"/>
    <w:rsid w:val="00E00B7D"/>
    <w:rsid w:val="00E020C5"/>
    <w:rsid w:val="00E07612"/>
    <w:rsid w:val="00E14231"/>
    <w:rsid w:val="00E154A5"/>
    <w:rsid w:val="00E23637"/>
    <w:rsid w:val="00E2449F"/>
    <w:rsid w:val="00E25D90"/>
    <w:rsid w:val="00E40327"/>
    <w:rsid w:val="00E412E3"/>
    <w:rsid w:val="00E41FB3"/>
    <w:rsid w:val="00E43E7C"/>
    <w:rsid w:val="00E4563D"/>
    <w:rsid w:val="00E462F8"/>
    <w:rsid w:val="00E47FD0"/>
    <w:rsid w:val="00E62421"/>
    <w:rsid w:val="00E6451B"/>
    <w:rsid w:val="00E648E1"/>
    <w:rsid w:val="00E70030"/>
    <w:rsid w:val="00E72A7D"/>
    <w:rsid w:val="00E75126"/>
    <w:rsid w:val="00E75FF7"/>
    <w:rsid w:val="00E77BA1"/>
    <w:rsid w:val="00E80DAA"/>
    <w:rsid w:val="00E90A7B"/>
    <w:rsid w:val="00E91219"/>
    <w:rsid w:val="00E9172D"/>
    <w:rsid w:val="00E9210D"/>
    <w:rsid w:val="00E9333E"/>
    <w:rsid w:val="00E959E8"/>
    <w:rsid w:val="00EA08AA"/>
    <w:rsid w:val="00EA1C32"/>
    <w:rsid w:val="00EA506F"/>
    <w:rsid w:val="00EA6DA9"/>
    <w:rsid w:val="00EA729B"/>
    <w:rsid w:val="00EB1C2B"/>
    <w:rsid w:val="00EB20A2"/>
    <w:rsid w:val="00EB24A8"/>
    <w:rsid w:val="00EB64B9"/>
    <w:rsid w:val="00EB7569"/>
    <w:rsid w:val="00EC1513"/>
    <w:rsid w:val="00EC1E8B"/>
    <w:rsid w:val="00EC36BE"/>
    <w:rsid w:val="00EC473F"/>
    <w:rsid w:val="00EC4926"/>
    <w:rsid w:val="00EC6869"/>
    <w:rsid w:val="00EC732F"/>
    <w:rsid w:val="00EC7DF5"/>
    <w:rsid w:val="00ED3284"/>
    <w:rsid w:val="00ED424F"/>
    <w:rsid w:val="00ED451E"/>
    <w:rsid w:val="00ED56F6"/>
    <w:rsid w:val="00ED59C4"/>
    <w:rsid w:val="00ED5DE6"/>
    <w:rsid w:val="00EE3824"/>
    <w:rsid w:val="00EE4362"/>
    <w:rsid w:val="00EE530F"/>
    <w:rsid w:val="00EF18D7"/>
    <w:rsid w:val="00EF1E8A"/>
    <w:rsid w:val="00EF3781"/>
    <w:rsid w:val="00EF3A1A"/>
    <w:rsid w:val="00EF4018"/>
    <w:rsid w:val="00EF4C34"/>
    <w:rsid w:val="00EF7242"/>
    <w:rsid w:val="00EF7DCA"/>
    <w:rsid w:val="00EF7EF4"/>
    <w:rsid w:val="00F030F2"/>
    <w:rsid w:val="00F049DA"/>
    <w:rsid w:val="00F04DEA"/>
    <w:rsid w:val="00F10737"/>
    <w:rsid w:val="00F16E7E"/>
    <w:rsid w:val="00F217C7"/>
    <w:rsid w:val="00F23D6D"/>
    <w:rsid w:val="00F259C4"/>
    <w:rsid w:val="00F30D83"/>
    <w:rsid w:val="00F31BB3"/>
    <w:rsid w:val="00F3419F"/>
    <w:rsid w:val="00F42DC3"/>
    <w:rsid w:val="00F437D0"/>
    <w:rsid w:val="00F447B6"/>
    <w:rsid w:val="00F4565C"/>
    <w:rsid w:val="00F56C28"/>
    <w:rsid w:val="00F577C4"/>
    <w:rsid w:val="00F61217"/>
    <w:rsid w:val="00F64F8B"/>
    <w:rsid w:val="00F72A0D"/>
    <w:rsid w:val="00F77F06"/>
    <w:rsid w:val="00F82A28"/>
    <w:rsid w:val="00F853FB"/>
    <w:rsid w:val="00F86DF9"/>
    <w:rsid w:val="00F91139"/>
    <w:rsid w:val="00F92227"/>
    <w:rsid w:val="00F94099"/>
    <w:rsid w:val="00F97C33"/>
    <w:rsid w:val="00F97EF6"/>
    <w:rsid w:val="00FA1AC3"/>
    <w:rsid w:val="00FA3EE0"/>
    <w:rsid w:val="00FA4855"/>
    <w:rsid w:val="00FA6604"/>
    <w:rsid w:val="00FA7A00"/>
    <w:rsid w:val="00FB182B"/>
    <w:rsid w:val="00FB25CF"/>
    <w:rsid w:val="00FB2C9A"/>
    <w:rsid w:val="00FB3BB2"/>
    <w:rsid w:val="00FB3F8B"/>
    <w:rsid w:val="00FB5829"/>
    <w:rsid w:val="00FB684C"/>
    <w:rsid w:val="00FC2AD9"/>
    <w:rsid w:val="00FC5E87"/>
    <w:rsid w:val="00FD094E"/>
    <w:rsid w:val="00FD1936"/>
    <w:rsid w:val="00FD4239"/>
    <w:rsid w:val="00FD4FC9"/>
    <w:rsid w:val="00FD620D"/>
    <w:rsid w:val="00FE5A25"/>
    <w:rsid w:val="00FF3BD9"/>
    <w:rsid w:val="00FF7BA1"/>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NZ"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28"/>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28"/>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28"/>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28"/>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rsid w:val="00AC1513"/>
    <w:rPr>
      <w:rFonts w:ascii="Times New Roman" w:hAnsi="Times New Roman"/>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gramcode">
    <w:name w:val="programcode"/>
    <w:basedOn w:val="Normal"/>
    <w:rsid w:val="005C1F49"/>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Malgun Gothic" w:hAnsi="Courier"/>
      <w:lang w:eastAsia="de-DE"/>
    </w:rPr>
  </w:style>
  <w:style w:type="paragraph" w:styleId="ListParagraph">
    <w:name w:val="List Paragraph"/>
    <w:basedOn w:val="Normal"/>
    <w:uiPriority w:val="34"/>
    <w:qFormat/>
    <w:rsid w:val="006A4475"/>
    <w:pPr>
      <w:ind w:left="720"/>
      <w:contextualSpacing/>
    </w:pPr>
  </w:style>
  <w:style w:type="character" w:styleId="Hyperlink">
    <w:name w:val="Hyperlink"/>
    <w:basedOn w:val="DefaultParagraphFont"/>
    <w:uiPriority w:val="99"/>
    <w:unhideWhenUsed/>
    <w:rsid w:val="00B07312"/>
    <w:rPr>
      <w:color w:val="0000FF" w:themeColor="hyperlink"/>
      <w:u w:val="single"/>
    </w:rPr>
  </w:style>
  <w:style w:type="paragraph" w:styleId="BalloonText">
    <w:name w:val="Balloon Text"/>
    <w:basedOn w:val="Normal"/>
    <w:link w:val="BalloonTextChar"/>
    <w:uiPriority w:val="99"/>
    <w:semiHidden/>
    <w:unhideWhenUsed/>
    <w:rsid w:val="00526FD4"/>
    <w:rPr>
      <w:rFonts w:ascii="Tahoma" w:hAnsi="Tahoma" w:cs="Tahoma"/>
      <w:sz w:val="16"/>
      <w:szCs w:val="16"/>
    </w:rPr>
  </w:style>
  <w:style w:type="character" w:customStyle="1" w:styleId="BalloonTextChar">
    <w:name w:val="Balloon Text Char"/>
    <w:basedOn w:val="DefaultParagraphFont"/>
    <w:link w:val="BalloonText"/>
    <w:uiPriority w:val="99"/>
    <w:semiHidden/>
    <w:rsid w:val="00526FD4"/>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NZ"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28"/>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28"/>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28"/>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28"/>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rsid w:val="00AC1513"/>
    <w:rPr>
      <w:rFonts w:ascii="Times New Roman" w:hAnsi="Times New Roman"/>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gramcode">
    <w:name w:val="programcode"/>
    <w:basedOn w:val="Normal"/>
    <w:rsid w:val="005C1F49"/>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Malgun Gothic" w:hAnsi="Courier"/>
      <w:lang w:eastAsia="de-DE"/>
    </w:rPr>
  </w:style>
  <w:style w:type="paragraph" w:styleId="ListParagraph">
    <w:name w:val="List Paragraph"/>
    <w:basedOn w:val="Normal"/>
    <w:uiPriority w:val="34"/>
    <w:qFormat/>
    <w:rsid w:val="006A4475"/>
    <w:pPr>
      <w:ind w:left="720"/>
      <w:contextualSpacing/>
    </w:pPr>
  </w:style>
  <w:style w:type="character" w:styleId="Hyperlink">
    <w:name w:val="Hyperlink"/>
    <w:basedOn w:val="DefaultParagraphFont"/>
    <w:uiPriority w:val="99"/>
    <w:unhideWhenUsed/>
    <w:rsid w:val="00B07312"/>
    <w:rPr>
      <w:color w:val="0000FF" w:themeColor="hyperlink"/>
      <w:u w:val="single"/>
    </w:rPr>
  </w:style>
  <w:style w:type="paragraph" w:styleId="BalloonText">
    <w:name w:val="Balloon Text"/>
    <w:basedOn w:val="Normal"/>
    <w:link w:val="BalloonTextChar"/>
    <w:uiPriority w:val="99"/>
    <w:semiHidden/>
    <w:unhideWhenUsed/>
    <w:rsid w:val="00526FD4"/>
    <w:rPr>
      <w:rFonts w:ascii="Tahoma" w:hAnsi="Tahoma" w:cs="Tahoma"/>
      <w:sz w:val="16"/>
      <w:szCs w:val="16"/>
    </w:rPr>
  </w:style>
  <w:style w:type="character" w:customStyle="1" w:styleId="BalloonTextChar">
    <w:name w:val="Balloon Text Char"/>
    <w:basedOn w:val="DefaultParagraphFont"/>
    <w:link w:val="BalloonText"/>
    <w:uiPriority w:val="99"/>
    <w:semiHidden/>
    <w:rsid w:val="00526FD4"/>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5658">
      <w:bodyDiv w:val="1"/>
      <w:marLeft w:val="0"/>
      <w:marRight w:val="0"/>
      <w:marTop w:val="0"/>
      <w:marBottom w:val="0"/>
      <w:divBdr>
        <w:top w:val="none" w:sz="0" w:space="0" w:color="auto"/>
        <w:left w:val="none" w:sz="0" w:space="0" w:color="auto"/>
        <w:bottom w:val="none" w:sz="0" w:space="0" w:color="auto"/>
        <w:right w:val="none" w:sz="0" w:space="0" w:color="auto"/>
      </w:divBdr>
    </w:div>
    <w:div w:id="57481538">
      <w:bodyDiv w:val="1"/>
      <w:marLeft w:val="0"/>
      <w:marRight w:val="0"/>
      <w:marTop w:val="0"/>
      <w:marBottom w:val="0"/>
      <w:divBdr>
        <w:top w:val="none" w:sz="0" w:space="0" w:color="auto"/>
        <w:left w:val="none" w:sz="0" w:space="0" w:color="auto"/>
        <w:bottom w:val="none" w:sz="0" w:space="0" w:color="auto"/>
        <w:right w:val="none" w:sz="0" w:space="0" w:color="auto"/>
      </w:divBdr>
    </w:div>
    <w:div w:id="85350436">
      <w:bodyDiv w:val="1"/>
      <w:marLeft w:val="0"/>
      <w:marRight w:val="0"/>
      <w:marTop w:val="0"/>
      <w:marBottom w:val="0"/>
      <w:divBdr>
        <w:top w:val="none" w:sz="0" w:space="0" w:color="auto"/>
        <w:left w:val="none" w:sz="0" w:space="0" w:color="auto"/>
        <w:bottom w:val="none" w:sz="0" w:space="0" w:color="auto"/>
        <w:right w:val="none" w:sz="0" w:space="0" w:color="auto"/>
      </w:divBdr>
    </w:div>
    <w:div w:id="208108131">
      <w:bodyDiv w:val="1"/>
      <w:marLeft w:val="0"/>
      <w:marRight w:val="0"/>
      <w:marTop w:val="0"/>
      <w:marBottom w:val="0"/>
      <w:divBdr>
        <w:top w:val="none" w:sz="0" w:space="0" w:color="auto"/>
        <w:left w:val="none" w:sz="0" w:space="0" w:color="auto"/>
        <w:bottom w:val="none" w:sz="0" w:space="0" w:color="auto"/>
        <w:right w:val="none" w:sz="0" w:space="0" w:color="auto"/>
      </w:divBdr>
    </w:div>
    <w:div w:id="271745021">
      <w:bodyDiv w:val="1"/>
      <w:marLeft w:val="0"/>
      <w:marRight w:val="0"/>
      <w:marTop w:val="0"/>
      <w:marBottom w:val="0"/>
      <w:divBdr>
        <w:top w:val="none" w:sz="0" w:space="0" w:color="auto"/>
        <w:left w:val="none" w:sz="0" w:space="0" w:color="auto"/>
        <w:bottom w:val="none" w:sz="0" w:space="0" w:color="auto"/>
        <w:right w:val="none" w:sz="0" w:space="0" w:color="auto"/>
      </w:divBdr>
    </w:div>
    <w:div w:id="304238885">
      <w:bodyDiv w:val="1"/>
      <w:marLeft w:val="0"/>
      <w:marRight w:val="0"/>
      <w:marTop w:val="0"/>
      <w:marBottom w:val="0"/>
      <w:divBdr>
        <w:top w:val="none" w:sz="0" w:space="0" w:color="auto"/>
        <w:left w:val="none" w:sz="0" w:space="0" w:color="auto"/>
        <w:bottom w:val="none" w:sz="0" w:space="0" w:color="auto"/>
        <w:right w:val="none" w:sz="0" w:space="0" w:color="auto"/>
      </w:divBdr>
    </w:div>
    <w:div w:id="337775783">
      <w:bodyDiv w:val="1"/>
      <w:marLeft w:val="0"/>
      <w:marRight w:val="0"/>
      <w:marTop w:val="0"/>
      <w:marBottom w:val="0"/>
      <w:divBdr>
        <w:top w:val="none" w:sz="0" w:space="0" w:color="auto"/>
        <w:left w:val="none" w:sz="0" w:space="0" w:color="auto"/>
        <w:bottom w:val="none" w:sz="0" w:space="0" w:color="auto"/>
        <w:right w:val="none" w:sz="0" w:space="0" w:color="auto"/>
      </w:divBdr>
    </w:div>
    <w:div w:id="613173820">
      <w:bodyDiv w:val="1"/>
      <w:marLeft w:val="0"/>
      <w:marRight w:val="0"/>
      <w:marTop w:val="0"/>
      <w:marBottom w:val="0"/>
      <w:divBdr>
        <w:top w:val="none" w:sz="0" w:space="0" w:color="auto"/>
        <w:left w:val="none" w:sz="0" w:space="0" w:color="auto"/>
        <w:bottom w:val="none" w:sz="0" w:space="0" w:color="auto"/>
        <w:right w:val="none" w:sz="0" w:space="0" w:color="auto"/>
      </w:divBdr>
    </w:div>
    <w:div w:id="1031340714">
      <w:bodyDiv w:val="1"/>
      <w:marLeft w:val="0"/>
      <w:marRight w:val="0"/>
      <w:marTop w:val="0"/>
      <w:marBottom w:val="0"/>
      <w:divBdr>
        <w:top w:val="none" w:sz="0" w:space="0" w:color="auto"/>
        <w:left w:val="none" w:sz="0" w:space="0" w:color="auto"/>
        <w:bottom w:val="none" w:sz="0" w:space="0" w:color="auto"/>
        <w:right w:val="none" w:sz="0" w:space="0" w:color="auto"/>
      </w:divBdr>
    </w:div>
    <w:div w:id="1121730941">
      <w:bodyDiv w:val="1"/>
      <w:marLeft w:val="0"/>
      <w:marRight w:val="0"/>
      <w:marTop w:val="0"/>
      <w:marBottom w:val="0"/>
      <w:divBdr>
        <w:top w:val="none" w:sz="0" w:space="0" w:color="auto"/>
        <w:left w:val="none" w:sz="0" w:space="0" w:color="auto"/>
        <w:bottom w:val="none" w:sz="0" w:space="0" w:color="auto"/>
        <w:right w:val="none" w:sz="0" w:space="0" w:color="auto"/>
      </w:divBdr>
    </w:div>
    <w:div w:id="1170607725">
      <w:bodyDiv w:val="1"/>
      <w:marLeft w:val="0"/>
      <w:marRight w:val="0"/>
      <w:marTop w:val="0"/>
      <w:marBottom w:val="0"/>
      <w:divBdr>
        <w:top w:val="none" w:sz="0" w:space="0" w:color="auto"/>
        <w:left w:val="none" w:sz="0" w:space="0" w:color="auto"/>
        <w:bottom w:val="none" w:sz="0" w:space="0" w:color="auto"/>
        <w:right w:val="none" w:sz="0" w:space="0" w:color="auto"/>
      </w:divBdr>
    </w:div>
    <w:div w:id="1248661066">
      <w:bodyDiv w:val="1"/>
      <w:marLeft w:val="0"/>
      <w:marRight w:val="0"/>
      <w:marTop w:val="0"/>
      <w:marBottom w:val="0"/>
      <w:divBdr>
        <w:top w:val="none" w:sz="0" w:space="0" w:color="auto"/>
        <w:left w:val="none" w:sz="0" w:space="0" w:color="auto"/>
        <w:bottom w:val="none" w:sz="0" w:space="0" w:color="auto"/>
        <w:right w:val="none" w:sz="0" w:space="0" w:color="auto"/>
      </w:divBdr>
    </w:div>
    <w:div w:id="1291550317">
      <w:bodyDiv w:val="1"/>
      <w:marLeft w:val="0"/>
      <w:marRight w:val="0"/>
      <w:marTop w:val="0"/>
      <w:marBottom w:val="0"/>
      <w:divBdr>
        <w:top w:val="none" w:sz="0" w:space="0" w:color="auto"/>
        <w:left w:val="none" w:sz="0" w:space="0" w:color="auto"/>
        <w:bottom w:val="none" w:sz="0" w:space="0" w:color="auto"/>
        <w:right w:val="none" w:sz="0" w:space="0" w:color="auto"/>
      </w:divBdr>
    </w:div>
    <w:div w:id="1557274940">
      <w:bodyDiv w:val="1"/>
      <w:marLeft w:val="0"/>
      <w:marRight w:val="0"/>
      <w:marTop w:val="0"/>
      <w:marBottom w:val="0"/>
      <w:divBdr>
        <w:top w:val="none" w:sz="0" w:space="0" w:color="auto"/>
        <w:left w:val="none" w:sz="0" w:space="0" w:color="auto"/>
        <w:bottom w:val="none" w:sz="0" w:space="0" w:color="auto"/>
        <w:right w:val="none" w:sz="0" w:space="0" w:color="auto"/>
      </w:divBdr>
    </w:div>
    <w:div w:id="161332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5.bin"/><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3.emf"/><Relationship Id="rId38"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2.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4.bin"/><Relationship Id="rId37" Type="http://schemas.openxmlformats.org/officeDocument/2006/relationships/image" Target="media/image14.emf"/><Relationship Id="rId40" Type="http://schemas.openxmlformats.org/officeDocument/2006/relationships/oleObject" Target="embeddings/oleObject19.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7.bin"/><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3.bin"/><Relationship Id="rId35"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C8D89-F2AD-4DF1-965C-44AC677A8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11827</Words>
  <Characters>67419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79088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Administrator</cp:lastModifiedBy>
  <cp:revision>2</cp:revision>
  <cp:lastPrinted>2014-04-04T21:13:00Z</cp:lastPrinted>
  <dcterms:created xsi:type="dcterms:W3CDTF">2015-05-11T02:51:00Z</dcterms:created>
  <dcterms:modified xsi:type="dcterms:W3CDTF">2015-05-11T02:51:00Z</dcterms:modified>
</cp:coreProperties>
</file>